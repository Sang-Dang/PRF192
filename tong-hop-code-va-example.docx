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9"/>
      </w:sdtPr>
      <w:sdtContent>
        <w:p w:rsidR="00000000" w:rsidDel="00000000" w:rsidP="00000000" w:rsidRDefault="00000000" w:rsidRPr="00000000" w14:paraId="00000001">
          <w:pPr>
            <w:ind w:left="0" w:firstLine="0"/>
            <w:jc w:val="left"/>
            <w:rPr>
              <w:ins w:author="Vũ Ngọc Tú" w:id="5" w:date="2022-03-15T02:56:20Z"/>
              <w:del w:author="Nguyễn Quang Tiến" w:id="3" w:date="2022-03-16T00:57:01Z"/>
              <w:vertAlign w:val="baseline"/>
              <w:rPrChange w:author="Dũng Đặng" w:id="4" w:date="2022-03-13T14:10:27Z">
                <w:rPr>
                  <w:rFonts w:ascii="Arial" w:cs="Arial" w:eastAsia="Arial" w:hAnsi="Arial"/>
                  <w:b w:val="0"/>
                  <w:i w:val="0"/>
                  <w:smallCaps w:val="0"/>
                  <w:strike w:val="0"/>
                  <w:color w:val="000000"/>
                  <w:sz w:val="22"/>
                  <w:szCs w:val="22"/>
                  <w:u w:val="none"/>
                  <w:shd w:fill="auto" w:val="clear"/>
                  <w:vertAlign w:val="baseline"/>
                </w:rPr>
              </w:rPrChange>
            </w:rPr>
          </w:pPr>
          <w:sdt>
            <w:sdtPr>
              <w:tag w:val="goog_rdk_1"/>
            </w:sdtPr>
            <w:sdtContent>
              <w:ins w:author="Minh Quân" w:id="1" w:date="2022-03-16T04:41:47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x</w:t>
                </w:r>
              </w:ins>
            </w:sdtContent>
          </w:sdt>
          <w:sdt>
            <w:sdtPr>
              <w:tag w:val="goog_rdk_2"/>
            </w:sdtPr>
            <w:sdtContent>
              <w:ins w:author="tuyết nhi nguyễn" w:id="2" w:date="2022-03-13T08:24:00Z">
                <w:sdt>
                  <w:sdtPr>
                    <w:tag w:val="goog_rdk_3"/>
                  </w:sdtPr>
                  <w:sdtContent>
                    <w:del w:author="Nguyễn Quang Tiến" w:id="3" w:date="2022-03-16T00:57:01Z"/>
                  </w:sdtContent>
                </w:sdt>
              </w:ins>
              <w:sdt>
                <w:sdtPr>
                  <w:tag w:val="goog_rdk_4"/>
                </w:sdtPr>
                <w:sdtContent>
                  <w:commentRangeStart w:id="0"/>
                </w:sdtContent>
              </w:sdt>
              <w:ins w:author="tuyết nhi nguyễn" w:id="2" w:date="2022-03-13T08:24:00Z">
                <w:del w:author="Nguyễn Quang Tiến" w:id="3" w:date="2022-03-16T00:57:01Z">
                  <w:sdt>
                    <w:sdtPr>
                      <w:tag w:val="goog_rdk_5"/>
                    </w:sdtPr>
                    <w:sdtContent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</w:delText>
                      </w:r>
                    </w:sdtContent>
                  </w:sdt>
                </w:del>
              </w:ins>
            </w:sdtContent>
          </w:sdt>
          <w:sdt>
            <w:sdtPr>
              <w:tag w:val="goog_rdk_6"/>
            </w:sdtPr>
            <w:sdtContent>
              <w:ins w:author="Vũ Ngọc Tú" w:id="5" w:date="2022-03-15T02:56:20Z">
                <w:sdt>
                  <w:sdtPr>
                    <w:tag w:val="goog_rdk_7"/>
                  </w:sdtPr>
                  <w:sdtContent>
                    <w:del w:author="Nguyễn Quang Tiến" w:id="3" w:date="2022-03-16T00:57:01Z">
                      <w:commentRangeEnd w:id="0"/>
                      <w:r w:rsidDel="00000000" w:rsidR="00000000" w:rsidRPr="00000000">
                        <w:commentReference w:id="0"/>
                      </w:r>
                    </w:del>
                  </w:sdtContent>
                </w:sdt>
              </w:ins>
              <w:sdt>
                <w:sdtPr>
                  <w:tag w:val="goog_rdk_8"/>
                </w:sdtPr>
                <w:sdtContent>
                  <w:ins w:author="Vũ Ngọc Tú" w:id="5" w:date="2022-03-15T02:56:20Z">
                    <w:del w:author="Nguyễn Quang Tiến" w:id="3" w:date="2022-03-16T00:57:01Z">
                      <w:r w:rsidDel="00000000" w:rsidR="00000000" w:rsidRPr="00000000">
                        <w:rPr>
                          <w:rtl w:val="0"/>
                        </w:rPr>
                      </w:r>
                    </w:del>
                  </w:ins>
                </w:sdtContent>
              </w:sdt>
              <w:ins w:author="Vũ Ngọc Tú" w:id="5" w:date="2022-03-15T02:56:20Z">
                <w:del w:author="Nguyễn Quang Tiến" w:id="3" w:date="2022-03-16T00:57:01Z">
                  <w:bookmarkStart w:colFirst="0" w:colLast="0" w:name="_heading=h.gjdgxs" w:id="0"/>
                  <w:bookmarkEnd w:id="0"/>
                </w:del>
              </w:ins>
            </w:sdtContent>
          </w:sdt>
        </w:p>
      </w:sdtContent>
    </w:sdt>
    <w:sdt>
      <w:sdtPr>
        <w:tag w:val="goog_rdk_19"/>
      </w:sdtPr>
      <w:sdtContent>
        <w:p w:rsidR="00000000" w:rsidDel="00000000" w:rsidP="00000000" w:rsidRDefault="00000000" w:rsidRPr="00000000" w14:paraId="00000002">
          <w:pPr>
            <w:ind w:left="0" w:firstLine="720"/>
            <w:rPr>
              <w:ins w:author="Anh Nguyen" w:id="6" w:date="2022-03-15T15:20:55Z"/>
              <w:del w:author="Nguyễn Quang Tiến" w:id="3" w:date="2022-03-16T00:57:01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12"/>
            </w:sdtPr>
            <w:sdtContent>
              <w:ins w:author="tuyết nhi nguyễn" w:id="2" w:date="2022-03-13T08:24:00Z">
                <w:sdt>
                  <w:sdtPr>
                    <w:tag w:val="goog_rdk_13"/>
                  </w:sdtPr>
                  <w:sdtContent>
                    <w:del w:author="Nguyễn Quang Tiến" w:id="3" w:date="2022-03-16T00:57:01Z"/>
                  </w:sdtContent>
                </w:sdt>
              </w:ins>
              <w:sdt>
                <w:sdtPr>
                  <w:tag w:val="goog_rdk_14"/>
                </w:sdtPr>
                <w:sdtContent>
                  <w:ins w:author="tuyết nhi nguyễn" w:id="2" w:date="2022-03-13T08:24:00Z">
                    <w:del w:author="Nguyễn Quang Tiến" w:id="3" w:date="2022-03-16T00:57:01Z"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AAAAAAAAAAAAAAAAAAAAAAAAAAAAAAAAAAAAAAAAAAAAAAAAAAAAAAAAAAAAAAAA</w:delText>
                      </w:r>
                    </w:del>
                  </w:ins>
                </w:sdtContent>
              </w:sdt>
              <w:ins w:author="tuyết nhi nguyễn" w:id="2" w:date="2022-03-13T08:24:00Z">
                <w:del w:author="Nguyễn Quang Tiến" w:id="3" w:date="2022-03-16T00:57:01Z">
                  <w:sdt>
                    <w:sdtPr>
                      <w:tag w:val="goog_rdk_15"/>
                    </w:sdtPr>
                    <w:sdtContent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AAA</w:delText>
                      </w:r>
                    </w:sdtContent>
                  </w:sdt>
                  <w:sdt>
                    <w:sdtPr>
                      <w:tag w:val="goog_rdk_16"/>
                    </w:sdtPr>
                    <w:sdtContent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AAAAAAA</w:delText>
                      </w:r>
                    </w:sdtContent>
                  </w:sdt>
                </w:del>
              </w:ins>
            </w:sdtContent>
          </w:sdt>
          <w:sdt>
            <w:sdtPr>
              <w:tag w:val="goog_rdk_17"/>
            </w:sdtPr>
            <w:sdtContent>
              <w:ins w:author="Anh Nguyen" w:id="6" w:date="2022-03-15T15:20:55Z">
                <w:sdt>
                  <w:sdtPr>
                    <w:tag w:val="goog_rdk_18"/>
                  </w:sdtPr>
                  <w:sdtContent>
                    <w:del w:author="Nguyễn Quang Tiến" w:id="3" w:date="2022-03-16T00:57:01Z">
                      <w:bookmarkStart w:colFirst="0" w:colLast="0" w:name="_heading=h.uu54t4hr05jt" w:id="1"/>
                      <w:bookmarkEnd w:id="1"/>
                      <w:r w:rsidDel="00000000" w:rsidR="00000000" w:rsidRPr="00000000">
                        <w:rPr>
                          <w:rtl w:val="0"/>
                        </w:rPr>
                      </w:r>
                      <w:r w:rsidDel="00000000" w:rsidR="00000000" w:rsidRPr="00000000">
                        <w:drawing>
                          <wp:anchor allowOverlap="1" behindDoc="0" distB="0" distT="0" distL="0" distR="0" hidden="0" layoutInCell="1" locked="0" relativeHeight="0" simplePos="0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74468</wp:posOffset>
                            </wp:positionV>
                            <wp:extent cx="5996528" cy="3512839"/>
                            <wp:effectExtent b="0" l="0" r="0" t="0"/>
                            <wp:wrapNone/>
                            <wp:docPr descr="Không có mô tả." id="22" name="image2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2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96528" cy="3512839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22"/>
      </w:sdtPr>
      <w:sdtContent>
        <w:p w:rsidR="00000000" w:rsidDel="00000000" w:rsidP="00000000" w:rsidRDefault="00000000" w:rsidRPr="00000000" w14:paraId="00000003">
          <w:pPr>
            <w:ind w:left="0" w:firstLine="720"/>
            <w:rPr>
              <w:ins w:author="Anh Nguyen" w:id="6" w:date="2022-03-15T15:20:55Z"/>
              <w:del w:author="Nguyễn Quang Tiến" w:id="3" w:date="2022-03-16T00:57:01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20"/>
            </w:sdtPr>
            <w:sdtContent>
              <w:ins w:author="Anh Nguyen" w:id="6" w:date="2022-03-15T15:20:55Z">
                <w:sdt>
                  <w:sdtPr>
                    <w:tag w:val="goog_rdk_21"/>
                  </w:sdtPr>
                  <w:sdtContent>
                    <w:del w:author="Nguyễn Quang Tiến" w:id="3" w:date="2022-03-16T00:57:01Z">
                      <w:bookmarkStart w:colFirst="0" w:colLast="0" w:name="_heading=h.i3z3s0qmscpv" w:id="2"/>
                      <w:bookmarkEnd w:id="2"/>
                      <w:r w:rsidDel="00000000" w:rsidR="00000000" w:rsidRPr="00000000">
                        <w:rPr>
                          <w:rtl w:val="0"/>
                        </w:rPr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25"/>
      </w:sdtPr>
      <w:sdtContent>
        <w:p w:rsidR="00000000" w:rsidDel="00000000" w:rsidP="00000000" w:rsidRDefault="00000000" w:rsidRPr="00000000" w14:paraId="00000004">
          <w:pPr>
            <w:ind w:left="0" w:firstLine="720"/>
            <w:rPr>
              <w:ins w:author="Anh Nguyen" w:id="6" w:date="2022-03-15T15:20:55Z"/>
              <w:del w:author="Nguyễn Quang Tiến" w:id="3" w:date="2022-03-16T00:57:01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23"/>
            </w:sdtPr>
            <w:sdtContent>
              <w:ins w:author="Anh Nguyen" w:id="6" w:date="2022-03-15T15:20:55Z">
                <w:sdt>
                  <w:sdtPr>
                    <w:tag w:val="goog_rdk_24"/>
                  </w:sdtPr>
                  <w:sdtContent>
                    <w:del w:author="Nguyễn Quang Tiến" w:id="3" w:date="2022-03-16T00:57:01Z">
                      <w:bookmarkStart w:colFirst="0" w:colLast="0" w:name="_heading=h.59bt1pxgg52s" w:id="3"/>
                      <w:bookmarkEnd w:id="3"/>
                      <w:r w:rsidDel="00000000" w:rsidR="00000000" w:rsidRPr="00000000">
                        <w:rPr>
                          <w:rtl w:val="0"/>
                        </w:rPr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39"/>
      </w:sdtPr>
      <w:sdtContent>
        <w:p w:rsidR="00000000" w:rsidDel="00000000" w:rsidP="00000000" w:rsidRDefault="00000000" w:rsidRPr="00000000" w14:paraId="00000005">
          <w:pPr>
            <w:ind w:firstLine="720"/>
            <w:rPr>
              <w:del w:author="Nguyễn Quang Tiến" w:id="3" w:date="2022-03-16T00:57:01Z"/>
              <w:rPrChange w:author="Anh Nguyen" w:id="7" w:date="2022-03-15T15:20:55Z">
                <w:rPr>
                  <w:sz w:val="144"/>
                  <w:szCs w:val="144"/>
                </w:rPr>
              </w:rPrChange>
            </w:rPr>
            <w:pPrChange w:author="tuyết nhi nguyễn" w:id="0" w:date="2022-03-13T08:23:30Z">
              <w:pPr/>
            </w:pPrChange>
          </w:pPr>
          <w:sdt>
            <w:sdtPr>
              <w:tag w:val="goog_rdk_28"/>
            </w:sdtPr>
            <w:sdtContent>
              <w:ins w:author="tuyết nhi nguyễn" w:id="2" w:date="2022-03-13T08:24:00Z">
                <w:sdt>
                  <w:sdtPr>
                    <w:tag w:val="goog_rdk_29"/>
                  </w:sdtPr>
                  <w:sdtContent>
                    <w:del w:author="Nguyễn Quang Tiến" w:id="3" w:date="2022-03-16T00:57:01Z"/>
                  </w:sdtContent>
                </w:sdt>
              </w:ins>
              <w:sdt>
                <w:sdtPr>
                  <w:tag w:val="goog_rdk_30"/>
                </w:sdtPr>
                <w:sdtContent>
                  <w:ins w:author="tuyết nhi nguyễn" w:id="2" w:date="2022-03-13T08:24:00Z">
                    <w:del w:author="Nguyễn Quang Tiến" w:id="3" w:date="2022-03-16T00:57:01Z"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AA</w:delText>
                      </w:r>
                    </w:del>
                  </w:ins>
                </w:sdtContent>
              </w:sdt>
              <w:ins w:author="tuyết nhi nguyễn" w:id="2" w:date="2022-03-13T08:24:00Z">
                <w:del w:author="Nguyễn Quang Tiến" w:id="3" w:date="2022-03-16T00:57:01Z">
                  <w:sdt>
                    <w:sdtPr>
                      <w:tag w:val="goog_rdk_31"/>
                    </w:sdtPr>
                    <w:sdtContent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AAA</w:delText>
                      </w:r>
                    </w:sdtContent>
                  </w:sdt>
                  <w:sdt>
                    <w:sdtPr>
                      <w:tag w:val="goog_rdk_32"/>
                    </w:sdtPr>
                    <w:sdtContent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</w:delText>
                      </w:r>
                    </w:sdtContent>
                  </w:sdt>
                  <w:sdt>
                    <w:sdtPr>
                      <w:tag w:val="goog_rdk_33"/>
                    </w:sdtPr>
                    <w:sdtContent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AA</w:delText>
                      </w:r>
                    </w:sdtContent>
                  </w:sdt>
                  <w:sdt>
                    <w:sdtPr>
                      <w:tag w:val="goog_rdk_34"/>
                    </w:sdtPr>
                    <w:sdtContent>
                      <w:r w:rsidDel="00000000" w:rsidR="00000000" w:rsidRPr="00000000">
                        <w:rPr>
                          <w:vertAlign w:val="baseline"/>
                          <w:rtl w:val="0"/>
                          <w:rPrChange w:author="Dũng Đặng" w:id="4" w:date="2022-03-13T14:10:27Z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szCs w:val="22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A</w:delText>
                      </w:r>
                    </w:sdtContent>
                  </w:sdt>
                </w:del>
              </w:ins>
            </w:sdtContent>
          </w:sdt>
          <w:sdt>
            <w:sdtPr>
              <w:tag w:val="goog_rdk_35"/>
            </w:sdtPr>
            <w:sdtContent>
              <w:del w:author="Nguyễn Quang Tiến" w:id="3" w:date="2022-03-16T00:57:01Z"/>
              <w:sdt>
                <w:sdtPr>
                  <w:tag w:val="goog_rdk_36"/>
                </w:sdtPr>
                <w:sdtContent>
                  <w:del w:author="Nguyễn Quang Tiến" w:id="3" w:date="2022-03-16T00:57:01Z">
                    <w:r w:rsidDel="00000000" w:rsidR="00000000" w:rsidRPr="00000000">
                      <w:rPr>
                        <w:rtl w:val="0"/>
                        <w:rPrChange w:author="Dũng Đặng" w:id="4" w:date="2022-03-13T14:10:27Z">
                          <w:rPr>
                            <w:sz w:val="144"/>
                            <w:szCs w:val="144"/>
                          </w:rPr>
                        </w:rPrChange>
                      </w:rPr>
                      <w:delText xml:space="preserve">P</w:delText>
                    </w:r>
                  </w:del>
                </w:sdtContent>
              </w:sdt>
              <w:del w:author="Nguyễn Quang Tiến" w:id="3" w:date="2022-03-16T00:57:01Z">
                <w:bookmarkStart w:colFirst="0" w:colLast="0" w:name="_heading=h.gjdgxs" w:id="0"/>
                <w:bookmarkEnd w:id="0"/>
                <w:sdt>
                  <w:sdtPr>
                    <w:tag w:val="goog_rdk_37"/>
                  </w:sdtPr>
                  <w:sdtContent>
                    <w:r w:rsidDel="00000000" w:rsidR="00000000" w:rsidRPr="00000000">
                      <w:rPr>
                        <w:rtl w:val="0"/>
                        <w:rPrChange w:author="Dũng Đặng" w:id="4" w:date="2022-03-13T14:10:27Z">
                          <w:rPr>
                            <w:sz w:val="144"/>
                            <w:szCs w:val="144"/>
                          </w:rPr>
                        </w:rPrChange>
                      </w:rPr>
                      <w:delText xml:space="preserve">E</w:delText>
                    </w:r>
                  </w:sdtContent>
                </w:sdt>
                <w:sdt>
                  <w:sdtPr>
                    <w:tag w:val="goog_rdk_38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del>
            </w:sdtContent>
          </w:sdt>
        </w:p>
      </w:sdtContent>
    </w:sdt>
    <w:sdt>
      <w:sdtPr>
        <w:tag w:val="goog_rdk_41"/>
      </w:sdtPr>
      <w:sdtContent>
        <w:p w:rsidR="00000000" w:rsidDel="00000000" w:rsidP="00000000" w:rsidRDefault="00000000" w:rsidRPr="00000000" w14:paraId="00000006">
          <w:pPr>
            <w:ind w:left="0" w:firstLine="720"/>
            <w:rPr>
              <w:del w:author="Nguyễn Quang Tiến" w:id="3" w:date="2022-03-16T00:57:01Z"/>
            </w:rPr>
            <w:pPrChange w:author="Zack Walker" w:id="0" w:date="2022-03-16T03:52:05Z">
              <w:pPr/>
            </w:pPrChange>
          </w:pPr>
          <w:sdt>
            <w:sdtPr>
              <w:tag w:val="goog_rdk_40"/>
            </w:sdtPr>
            <w:sdtContent>
              <w:del w:author="Nguyễn Quang Tiến" w:id="3" w:date="2022-03-16T00:57:0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51"/>
      </w:sdtPr>
      <w:sdtContent>
        <w:p w:rsidR="00000000" w:rsidDel="00000000" w:rsidP="00000000" w:rsidRDefault="00000000" w:rsidRPr="00000000" w14:paraId="00000007">
          <w:pPr>
            <w:jc w:val="center"/>
            <w:rPr/>
            <w:pPrChange w:author="Vũ Ngọc Tú" w:id="0" w:date="2022-03-15T14:59:34Z">
              <w:pPr/>
            </w:pPrChange>
          </w:pPr>
          <w:sdt>
            <w:sdtPr>
              <w:tag w:val="goog_rdk_43"/>
            </w:sdtPr>
            <w:sdtContent>
              <w:ins w:author="Đinh Văn Toàn" w:id="10" w:date="2022-03-13T15:22:46Z">
                <w:r w:rsidDel="00000000" w:rsidR="00000000" w:rsidRPr="00000000">
                  <w:rPr>
                    <w:rtl w:val="0"/>
                  </w:rPr>
                  <w:t xml:space="preserve"> </w:t>
                </w:r>
              </w:ins>
            </w:sdtContent>
          </w:sdt>
          <w:sdt>
            <w:sdtPr>
              <w:tag w:val="goog_rdk_44"/>
            </w:sdtPr>
            <w:sdtContent>
              <w:del w:author="Đinh Văn Toàn" w:id="10" w:date="2022-03-13T15:22:46Z">
                <w:r w:rsidDel="00000000" w:rsidR="00000000" w:rsidRPr="00000000">
                  <w:rPr/>
                  <w:drawing>
                    <wp:inline distB="0" distT="0" distL="0" distR="0">
                      <wp:extent cx="5996528" cy="3512839"/>
                      <wp:effectExtent b="0" l="0" r="0" t="0"/>
                      <wp:docPr descr="Không có mô tả." id="55" name="image2.png"/>
                      <a:graphic>
                        <a:graphicData uri="http://schemas.openxmlformats.org/drawingml/2006/picture">
                          <pic:pic>
                            <pic:nvPicPr>
                              <pic:cNvPr descr="Không có mô tả."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96528" cy="35128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sdtContent>
          </w:sdt>
          <w:sdt>
            <w:sdtPr>
              <w:tag w:val="goog_rdk_45"/>
            </w:sdtPr>
            <w:sdtContent>
              <w:ins w:author="Đinh Văn Toàn" w:id="10" w:date="2022-03-13T15:22:46Z">
                <w:r w:rsidDel="00000000" w:rsidR="00000000" w:rsidRPr="00000000">
                  <w:rPr>
                    <w:rtl w:val="0"/>
                  </w:rPr>
                  <w:t xml:space="preserve"> </w:t>
                </w:r>
              </w:ins>
            </w:sdtContent>
          </w:sdt>
          <w:r w:rsidDel="00000000" w:rsidR="00000000" w:rsidRPr="00000000">
            <w:rPr>
              <w:rtl w:val="0"/>
            </w:rPr>
          </w:r>
          <w:sdt>
            <w:sdtPr>
              <w:tag w:val="goog_rdk_46"/>
            </w:sdtPr>
            <w:sdtContent>
              <w:ins w:author="Thúy Dân Nguyễn" w:id="11" w:date="2022-03-14T15:09:42Z">
                <w:sdt>
                  <w:sdtPr>
                    <w:tag w:val="goog_rdk_47"/>
                  </w:sdtPr>
                  <w:sdtContent>
                    <w:del w:author="Dũng Lê" w:id="12" w:date="2022-03-16T00:23:09Z">
                      <w:r w:rsidDel="00000000" w:rsidR="00000000" w:rsidRPr="00000000">
                        <w:drawing>
                          <wp:anchor allowOverlap="1" behindDoc="0" distB="0" distT="0" distL="0" distR="0" hidden="0" layoutInCell="1" locked="0" relativeHeight="0" simplePos="0">
                            <wp:simplePos x="0" y="0"/>
                            <wp:positionH relativeFrom="column">
                              <wp:posOffset>19050</wp:posOffset>
                            </wp:positionH>
                            <wp:positionV relativeFrom="paragraph">
                              <wp:posOffset>200025</wp:posOffset>
                            </wp:positionV>
                            <wp:extent cx="5996528" cy="3512839"/>
                            <wp:effectExtent b="0" l="0" r="0" t="0"/>
                            <wp:wrapNone/>
                            <wp:docPr descr="Không có mô tả." id="21" name="image2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2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96528" cy="3512839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48"/>
            </w:sdtPr>
            <w:sdtContent>
              <w:ins w:author="Nguyen Duc An (K16_HL)" w:id="13" w:date="2022-03-14T17:33:54Z">
                <w:r w:rsidDel="00000000" w:rsidR="00000000" w:rsidRPr="00000000">
                  <w:drawing>
                    <wp:anchor allowOverlap="1" behindDoc="0" distB="0" distT="0" distL="0" distR="0" hidden="0" layoutInCell="1" locked="0" relativeHeight="0" simplePos="0">
                      <wp:simplePos x="0" y="0"/>
                      <wp:positionH relativeFrom="column">
                        <wp:posOffset>-60749</wp:posOffset>
                      </wp:positionH>
                      <wp:positionV relativeFrom="paragraph">
                        <wp:posOffset>76200</wp:posOffset>
                      </wp:positionV>
                      <wp:extent cx="5996528" cy="3512839"/>
                      <wp:effectExtent b="0" l="0" r="0" t="0"/>
                      <wp:wrapNone/>
                      <wp:docPr descr="Không có mô tả." id="25" name="image2.png"/>
                      <a:graphic>
                        <a:graphicData uri="http://schemas.openxmlformats.org/drawingml/2006/picture">
                          <pic:pic>
                            <pic:nvPicPr>
                              <pic:cNvPr descr="Không có mô tả."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96528" cy="35128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ins>
            </w:sdtContent>
          </w:sdt>
          <w:sdt>
            <w:sdtPr>
              <w:tag w:val="goog_rdk_49"/>
            </w:sdtPr>
            <w:sdtContent>
              <w:ins w:author="Phuc Nguyen Duy" w:id="14" w:date="2022-03-15T13:11:38Z">
                <w:r w:rsidDel="00000000" w:rsidR="00000000" w:rsidRPr="00000000">
                  <w:drawing>
                    <wp:anchor allowOverlap="1" behindDoc="0" distB="0" distT="0" distL="0" distR="0" hidden="0" layoutInCell="1" locked="0" relativeHeight="0" simplePos="0">
                      <wp:simplePos x="0" y="0"/>
                      <wp:positionH relativeFrom="column">
                        <wp:posOffset>-247649</wp:posOffset>
                      </wp:positionH>
                      <wp:positionV relativeFrom="paragraph">
                        <wp:posOffset>57150</wp:posOffset>
                      </wp:positionV>
                      <wp:extent cx="5996528" cy="3512839"/>
                      <wp:effectExtent b="0" l="0" r="0" t="0"/>
                      <wp:wrapNone/>
                      <wp:docPr descr="Không có mô tả." id="24" name="image2.png"/>
                      <a:graphic>
                        <a:graphicData uri="http://schemas.openxmlformats.org/drawingml/2006/picture">
                          <pic:pic>
                            <pic:nvPicPr>
                              <pic:cNvPr descr="Không có mô tả."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96528" cy="35128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ins>
            </w:sdtContent>
          </w:sdt>
          <w:sdt>
            <w:sdtPr>
              <w:tag w:val="goog_rdk_50"/>
            </w:sdtPr>
            <w:sdtContent>
              <w:ins w:author="Anh Nguyen" w:id="15" w:date="2022-03-16T02:29:17Z">
                <w:r w:rsidDel="00000000" w:rsidR="00000000" w:rsidRPr="00000000">
                  <w:drawing>
                    <wp:anchor allowOverlap="1" behindDoc="0" distB="0" distT="0" distL="0" distR="0" hidden="0" layoutInCell="1" locked="0" relativeHeight="0" simplePos="0">
                      <wp:simplePos x="0" y="0"/>
                      <wp:positionH relativeFrom="column">
                        <wp:posOffset>1381125</wp:posOffset>
                      </wp:positionH>
                      <wp:positionV relativeFrom="paragraph">
                        <wp:posOffset>400050</wp:posOffset>
                      </wp:positionV>
                      <wp:extent cx="5996528" cy="3512839"/>
                      <wp:effectExtent b="0" l="0" r="0" t="0"/>
                      <wp:wrapNone/>
                      <wp:docPr descr="Không có mô tả." id="23" name="image2.png"/>
                      <a:graphic>
                        <a:graphicData uri="http://schemas.openxmlformats.org/drawingml/2006/picture">
                          <pic:pic>
                            <pic:nvPicPr>
                              <pic:cNvPr descr="Không có mô tả." id="0" name="image2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96528" cy="351283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w:r>
              </w:ins>
            </w:sdtContent>
          </w:sdt>
        </w:p>
      </w:sdtContent>
    </w:sdt>
    <w:sdt>
      <w:sdtPr>
        <w:tag w:val="goog_rdk_54"/>
      </w:sdtPr>
      <w:sdtContent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53"/>
            </w:sdtPr>
            <w:sdtContent>
              <w:ins w:author="Quân Phùng" w:id="17" w:date="2022-03-07T03:04:19Z">
                <w:r w:rsidDel="00000000" w:rsidR="00000000" w:rsidRPr="00000000">
                  <w:rPr>
                    <w:rtl w:val="0"/>
                  </w:rPr>
                  <w:tab/>
                  <w:t xml:space="preserve"> </w:t>
                  <w:tab/>
                </w:r>
              </w:ins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57"/>
      </w:sdtPr>
      <w:sdtContent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56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62"/>
      </w:sdtPr>
      <w:sdtContent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58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  <w:sdt>
            <w:sdtPr>
              <w:tag w:val="goog_rdk_59"/>
            </w:sdtPr>
            <w:sdtContent>
              <w:ins w:author="Tuấn Kiệt Nguyễn" w:id="19" w:date="2022-03-16T04:23:49Z">
                <w:sdt>
                  <w:sdtPr>
                    <w:tag w:val="goog_rdk_60"/>
                  </w:sdtPr>
                  <w:sdtContent>
                    <w:del w:author="Bin Pham" w:id="18" w:date="2022-03-08T21:13:23Z">
                      <w:r w:rsidDel="00000000" w:rsidR="00000000" w:rsidRPr="00000000">
                        <w:drawing>
                          <wp:anchor allowOverlap="1" behindDoc="0" distB="0" distT="0" distL="0" distR="0" hidden="0" layoutInCell="1" locked="0" relativeHeight="0" simplePos="0">
                            <wp:simplePos x="0" y="0"/>
                            <wp:positionH relativeFrom="column">
                              <wp:posOffset>3114210</wp:posOffset>
                            </wp:positionH>
                            <wp:positionV relativeFrom="paragraph">
                              <wp:posOffset>23813</wp:posOffset>
                            </wp:positionV>
                            <wp:extent cx="2886540" cy="1690688"/>
                            <wp:effectExtent b="0" l="0" r="0" t="0"/>
                            <wp:wrapNone/>
                            <wp:docPr descr="Không có mô tả." id="26" name="image2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2.png"/>
                                    <pic:cNvPicPr preferRelativeResize="0"/>
                                  </pic:nvPicPr>
                                  <pic:blipFill>
                                    <a:blip r:embed="rId9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6540" cy="1690688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anchor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61"/>
            </w:sdtPr>
            <w:sdtContent>
              <w:del w:author="Bin Pham" w:id="18" w:date="2022-03-08T21:13:23Z"/>
            </w:sdtContent>
          </w:sdt>
        </w:p>
      </w:sdtContent>
    </w:sdt>
    <w:sdt>
      <w:sdtPr>
        <w:tag w:val="goog_rdk_64"/>
      </w:sdtPr>
      <w:sdtContent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63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66"/>
      </w:sdtPr>
      <w:sdtContent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65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68"/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67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70"/>
      </w:sdtPr>
      <w:sdtContent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69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72"/>
      </w:sdtPr>
      <w:sdtContent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71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74"/>
      </w:sdtPr>
      <w:sdtContent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73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76"/>
      </w:sdtPr>
      <w:sdtContent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75"/>
            </w:sdtPr>
            <w:sdtContent>
              <w:del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78"/>
      </w:sdtPr>
      <w:sdtContent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char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tmp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80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];</w:t>
          </w:r>
          <w:sdt>
            <w:sdtPr>
              <w:tag w:val="goog_rdk_77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0"/>
      </w:sdtPr>
      <w:sdtContent>
        <w:p w:rsidR="00000000" w:rsidDel="00000000" w:rsidP="00000000" w:rsidRDefault="00000000" w:rsidRPr="00000000" w14:paraId="0000001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9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2"/>
      </w:sdtPr>
      <w:sdtContent>
        <w:p w:rsidR="00000000" w:rsidDel="00000000" w:rsidP="00000000" w:rsidRDefault="00000000" w:rsidRPr="00000000" w14:paraId="0000001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1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4"/>
      </w:sdtPr>
      <w:sdtContent>
        <w:p w:rsidR="00000000" w:rsidDel="00000000" w:rsidP="00000000" w:rsidRDefault="00000000" w:rsidRPr="00000000" w14:paraId="0000001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3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88"/>
      </w:sdtPr>
      <w:sdtContent>
        <w:p w:rsidR="00000000" w:rsidDel="00000000" w:rsidP="00000000" w:rsidRDefault="00000000" w:rsidRPr="00000000" w14:paraId="0000001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5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</w:ins>
            </w:sdtContent>
          </w:sdt>
          <w:sdt>
            <w:sdtPr>
              <w:tag w:val="goog_rdk_86"/>
            </w:sdtPr>
            <w:sdtContent>
              <w:ins w:author="IRCN V" w:id="20" w:date="2022-03-13T14:00:27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ins>
            </w:sdtContent>
          </w:sdt>
          <w:sdt>
            <w:sdtPr>
              <w:tag w:val="goog_rdk_87"/>
            </w:sdtPr>
            <w:sdtContent>
              <w:ins w:author="Bin Pham" w:id="18" w:date="2022-03-08T21:13:2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0"/>
      </w:sdtPr>
      <w:sdtContent>
        <w:p w:rsidR="00000000" w:rsidDel="00000000" w:rsidP="00000000" w:rsidRDefault="00000000" w:rsidRPr="00000000" w14:paraId="0000001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9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2"/>
      </w:sdtPr>
      <w:sdtContent>
        <w:p w:rsidR="00000000" w:rsidDel="00000000" w:rsidP="00000000" w:rsidRDefault="00000000" w:rsidRPr="00000000" w14:paraId="0000001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1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4"/>
      </w:sdtPr>
      <w:sdtContent>
        <w:p w:rsidR="00000000" w:rsidDel="00000000" w:rsidP="00000000" w:rsidRDefault="00000000" w:rsidRPr="00000000" w14:paraId="0000001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3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6"/>
      </w:sdtPr>
      <w:sdtContent>
        <w:p w:rsidR="00000000" w:rsidDel="00000000" w:rsidP="00000000" w:rsidRDefault="00000000" w:rsidRPr="00000000" w14:paraId="0000001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Bin Pham" w:id="18" w:date="2022-03-08T21:13:23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5"/>
            </w:sdtPr>
            <w:sdtContent>
              <w:ins w:author="Bin Pham" w:id="18" w:date="2022-03-08T21:13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8"/>
      </w:sdtPr>
      <w:sdtContent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color w:val="880000"/>
              <w:sz w:val="17"/>
              <w:szCs w:val="17"/>
              <w:rPrChange w:author="Bin Pham" w:id="21" w:date="2022-03-08T21:13:23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97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99"/>
      </w:sdtPr>
      <w:sdtContent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0"/>
      </w:sdtPr>
      <w:sdtContent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1"/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"%s"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2"/>
      </w:sdtPr>
      <w:sdtContent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103"/>
      </w:sdtPr>
      <w:sdtContent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Fixed Do not edit anything here.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4"/>
      </w:sdtPr>
      <w:sdtContent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"\nOUTPUT:\n"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5"/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//@STUDENT: WRITE YOUR OUTPUT HERE: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6"/>
      </w:sdtPr>
      <w:sdtContent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107"/>
      </w:sdtPr>
      <w:sdtContent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8"/>
      </w:sdtPr>
      <w:sdtContent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09"/>
      </w:sdtPr>
      <w:sdtContent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0"/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1"/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strcmp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2"/>
      </w:sdtPr>
      <w:sdtContent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15"/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ins w:author="MAI VĂN TÂM" w:id="22" w:date="2022-03-11T06:36:18Z"/>
              <w:del w:author="Toàn Nguyễn" w:id="23" w:date="2022-03-13T13:07:44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ham cmp so s</w:t>
          </w:r>
          <w:sdt>
            <w:sdtPr>
              <w:tag w:val="goog_rdk_113"/>
            </w:sdtPr>
            <w:sdtContent>
              <w:ins w:author="MAI VĂN TÂM" w:id="22" w:date="2022-03-11T06:36:18Z">
                <w:sdt>
                  <w:sdtPr>
                    <w:tag w:val="goog_rdk_114"/>
                  </w:sdtPr>
                  <w:sdtContent>
                    <w:del w:author="Toàn Nguyễn" w:id="23" w:date="2022-03-13T13:07:44Z">
                      <w:r w:rsidDel="00000000" w:rsidR="00000000" w:rsidRPr="00000000">
                        <w:rPr>
                          <w:rtl w:val="0"/>
                        </w:rPr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123"/>
      </w:sdtPr>
      <w:sdtContent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119"/>
            </w:sdtPr>
            <w:sdtContent>
              <w:ins w:author="lâm đỗ" w:id="24" w:date="2022-03-08T06:41:38Z">
                <w:sdt>
                  <w:sdtPr>
                    <w:tag w:val="goog_rdk_120"/>
                  </w:sdtPr>
                  <w:sdtContent>
                    <w:del w:author="Toàn Nguyễn" w:id="23" w:date="2022-03-13T13:07:44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0" distT="0" distL="0" distR="0">
                            <wp:extent cx="5585306" cy="2783501"/>
                            <wp:effectExtent b="0" l="0" r="0" t="0"/>
                            <wp:docPr descr="Không có mô tả." id="29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1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14823" l="0" r="0" t="264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85306" cy="2783501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an</w:t>
          </w:r>
          <w:sdt>
            <w:sdtPr>
              <w:tag w:val="goog_rdk_121"/>
            </w:sdtPr>
            <w:sdtContent>
              <w:ins w:author="MAI VĂN TÂM" w:id="25" w:date="2022-03-11T06:36:10Z">
                <w:sdt>
                  <w:sdtPr>
                    <w:tag w:val="goog_rdk_122"/>
                  </w:sdtPr>
                  <w:sdtContent>
                    <w:del w:author="Nguyen Van Quyen (K16_HL)" w:id="26" w:date="2022-03-16T06:57:2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0" distT="0" distL="0" distR="0">
                            <wp:extent cx="1897633" cy="955897"/>
                            <wp:effectExtent b="0" l="0" r="0" t="0"/>
                            <wp:docPr descr="Không có mô tả." id="37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1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14823" l="0" r="0" t="264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7633" cy="955897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h 2 chuoi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4"/>
      </w:sdtPr>
      <w:sdtContent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126"/>
            </w:sdtPr>
            <w:sdtContent>
              <w:ins w:author="ten Nguyễn" w:id="27" w:date="2022-03-16T06:56:50Z">
                <w:sdt>
                  <w:sdtPr>
                    <w:tag w:val="goog_rdk_127"/>
                  </w:sdtPr>
                  <w:sdtContent>
                    <w:del w:author="ten Nguyễn" w:id="27" w:date="2022-03-16T06:56:50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0" distT="0" distL="0" distR="0">
                            <wp:extent cx="1905000" cy="947738"/>
                            <wp:effectExtent b="0" l="0" r="0" t="0"/>
                            <wp:docPr descr="Không có mô tả." id="40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1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14823" l="0" r="0" t="264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5000" cy="947738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128"/>
            </w:sdtPr>
            <w:sdtContent>
              <w:del w:author="ten Nguyễn" w:id="27" w:date="2022-03-16T06:56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</w:del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uu tien alphab</w:t>
          </w:r>
          <w:sdt>
            <w:sdtPr>
              <w:tag w:val="goog_rdk_129"/>
            </w:sdtPr>
            <w:sdtContent>
              <w:del w:author="quanghuy phan" w:id="28" w:date="2022-03-13T14:36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</w:delText>
                </w:r>
              </w:del>
            </w:sdtContent>
          </w:sdt>
          <w:sdt>
            <w:sdtPr>
              <w:tag w:val="goog_rdk_130"/>
            </w:sdtPr>
            <w:sdtContent>
              <w:ins w:author="Tùng Nguyễn Huy" w:id="29" w:date="2022-03-11T09:53:00Z">
                <w:sdt>
                  <w:sdtPr>
                    <w:tag w:val="goog_rdk_131"/>
                  </w:sdtPr>
                  <w:sdtContent>
                    <w:del w:author="quanghuy phan" w:id="28" w:date="2022-03-13T14:36:23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0" distT="0" distL="0" distR="0">
                            <wp:extent cx="1897633" cy="955897"/>
                            <wp:effectExtent b="0" l="0" r="0" t="0"/>
                            <wp:docPr descr="Không có mô tả." id="45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1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14823" l="0" r="0" t="264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7633" cy="955897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t</w:t>
          </w:r>
          <w:sdt>
            <w:sdtPr>
              <w:tag w:val="goog_rdk_132"/>
            </w:sdtPr>
            <w:sdtContent>
              <w:ins w:author="Onion" w:id="30" w:date="2022-03-11T10:05:41Z">
                <w:sdt>
                  <w:sdtPr>
                    <w:tag w:val="goog_rdk_133"/>
                  </w:sdtPr>
                  <w:sdtContent>
                    <w:del w:author="Toàn Nguyễn" w:id="31" w:date="2022-03-13T13:07:19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0" distT="0" distL="0" distR="0">
                            <wp:extent cx="1897633" cy="955897"/>
                            <wp:effectExtent b="0" l="0" r="0" t="0"/>
                            <wp:docPr descr="Không có mô tả." id="41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1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14823" l="0" r="0" t="264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7633" cy="955897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5"/>
      </w:sdtPr>
      <w:sdtContent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strcpy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tmp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37"/>
      </w:sdtPr>
      <w:sdtContent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Tran Thanh Phuong (K16_HL)" w:id="32" w:date="2022-03-15T10:21:53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strcpy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]);</w:t>
          </w:r>
          <w:sdt>
            <w:sdtPr>
              <w:tag w:val="goog_rdk_136"/>
            </w:sdtPr>
            <w:sdtContent>
              <w:del w:author="Tran Thanh Phuong (K16_HL)" w:id="32" w:date="2022-03-15T10:21:53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142"/>
      </w:sdtPr>
      <w:sdtContent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strcpy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tmp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sdt>
            <w:sdtPr>
              <w:tag w:val="goog_rdk_138"/>
            </w:sdtPr>
            <w:sdtContent>
              <w:ins w:author="Phan Nguyen Chau Tuan (K16_HL)" w:id="33" w:date="2022-03-14T08:55:52Z">
                <w:sdt>
                  <w:sdtPr>
                    <w:tag w:val="goog_rdk_139"/>
                  </w:sdtPr>
                  <w:sdtContent>
                    <w:del w:author="duong chu" w:id="34" w:date="2022-03-15T16:53:27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0" distT="0" distL="0" distR="0">
                            <wp:extent cx="1897633" cy="955897"/>
                            <wp:effectExtent b="0" l="0" r="0" t="0"/>
                            <wp:docPr descr="Không có mô tả." id="44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1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14823" l="0" r="0" t="264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7633" cy="955897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sdt>
            <w:sdtPr>
              <w:tag w:val="goog_rdk_140"/>
            </w:sdtPr>
            <w:sdtContent>
              <w:ins w:author="Tú Đỗ Anh" w:id="35" w:date="2022-03-13T15:41:51Z">
                <w:sdt>
                  <w:sdtPr>
                    <w:tag w:val="goog_rdk_141"/>
                  </w:sdtPr>
                  <w:sdtContent>
                    <w:del w:author="Phan Nguyen Chau Tuan (K16_HL)" w:id="33" w:date="2022-03-14T08:55:52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0" distT="0" distL="0" distR="0">
                            <wp:extent cx="1897633" cy="955897"/>
                            <wp:effectExtent b="0" l="0" r="0" t="0"/>
                            <wp:docPr descr="Không có mô tả." id="14" name="image1.pn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Không có mô tả." id="0" name="image1.png"/>
                                    <pic:cNvPicPr preferRelativeResize="0"/>
                                  </pic:nvPicPr>
                                  <pic:blipFill>
                                    <a:blip r:embed="rId10"/>
                                    <a:srcRect b="14823" l="0" r="0" t="264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7633" cy="955897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1897633" cy="955897"/>
                      <wp:effectExtent b="0" l="0" r="0" t="0"/>
                      <wp:docPr descr="Không có mô tả." id="78" name="image1.png"/>
                      <a:graphic>
                        <a:graphicData uri="http://schemas.openxmlformats.org/drawingml/2006/picture">
                          <pic:pic>
                            <pic:nvPicPr>
                              <pic:cNvPr descr="Không có mô tả." id="0" name="image1.png"/>
                              <pic:cNvPicPr preferRelativeResize="0"/>
                            </pic:nvPicPr>
                            <pic:blipFill>
                              <a:blip r:embed="rId10"/>
                              <a:srcRect b="14823" l="0" r="0" t="264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97633" cy="95589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3"/>
      </w:sdtPr>
      <w:sdtContent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5"/>
      </w:sdtPr>
      <w:sdtContent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21"/>
              <w:szCs w:val="21"/>
              <w:u w:val="none"/>
              <w:shd w:fill="auto" w:val="clear"/>
              <w:vertAlign w:val="baseline"/>
              <w:rPrChange w:author="Chiến Nguyễn" w:id="36" w:date="2022-03-13T08:38:4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sdt>
            <w:sdtPr>
              <w:tag w:val="goog_rdk_144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147"/>
      </w:sdtPr>
      <w:sdtContent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sdt>
            <w:sdtPr>
              <w:tag w:val="goog_rdk_146"/>
            </w:sdtPr>
            <w:sdtContent>
              <w:ins w:author="Quân Phùng" w:id="37" w:date="2022-03-07T03:09:12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</w:ins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8"/>
      </w:sdtPr>
      <w:sdtContent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49"/>
      </w:sdtPr>
      <w:sdtContent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"%s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str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[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]);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50"/>
      </w:sdtPr>
      <w:sdtContent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151"/>
      </w:sdtPr>
      <w:sdtContent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//--FIXED PART - DO NOT EDIT ANY THINGS HERE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52"/>
      </w:sdtPr>
      <w:sdtContent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55"/>
      </w:sdtPr>
      <w:sdtContent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system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"pause"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sdt>
            <w:sdtPr>
              <w:tag w:val="goog_rdk_153"/>
            </w:sdtPr>
            <w:sdtContent>
              <w:ins w:author="An Nguyễn Thành" w:id="38" w:date="2022-03-14T01:27:1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</w:ins>
            </w:sdtContent>
          </w:sdt>
          <w:sdt>
            <w:sdtPr>
              <w:tag w:val="goog_rdk_154"/>
            </w:sdtPr>
            <w:sdtContent>
              <w:del w:author="An Nguyễn Thành" w:id="38" w:date="2022-03-14T01:27:1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</w:del>
            </w:sdtContent>
          </w:sdt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56"/>
      </w:sdtPr>
      <w:sdtContent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57"/>
      </w:sdtPr>
      <w:sdtContent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58"/>
      </w:sdtPr>
      <w:sdtContent>
        <w:p w:rsidR="00000000" w:rsidDel="00000000" w:rsidP="00000000" w:rsidRDefault="00000000" w:rsidRPr="00000000" w14:paraId="0000003B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161"/>
      </w:sdtPr>
      <w:sdtContent>
        <w:p w:rsidR="00000000" w:rsidDel="00000000" w:rsidP="00000000" w:rsidRDefault="00000000" w:rsidRPr="00000000" w14:paraId="0000003C">
          <w:pPr>
            <w:jc w:val="center"/>
            <w:rPr>
              <w:del w:author="Agatsuma Zenitsu" w:id="39" w:date="2022-03-15T18:54:18Z"/>
            </w:rPr>
            <w:pPrChange w:author="Vũ Ngọc Tú" w:id="0" w:date="2022-03-15T14:59:34Z">
              <w:pPr/>
            </w:pPrChange>
          </w:pPr>
          <w:sdt>
            <w:sdtPr>
              <w:tag w:val="goog_rdk_160"/>
            </w:sdtPr>
            <w:sdtContent>
              <w:del w:author="Agatsuma Zenitsu" w:id="39" w:date="2022-03-15T18:54:18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163"/>
      </w:sdtPr>
      <w:sdtContent>
        <w:p w:rsidR="00000000" w:rsidDel="00000000" w:rsidP="00000000" w:rsidRDefault="00000000" w:rsidRPr="00000000" w14:paraId="0000003D">
          <w:pPr>
            <w:jc w:val="center"/>
            <w:rPr>
              <w:del w:author="Agatsuma Zenitsu" w:id="39" w:date="2022-03-15T18:54:18Z"/>
            </w:rPr>
            <w:pPrChange w:author="Vũ Ngọc Tú" w:id="0" w:date="2022-03-15T14:59:34Z">
              <w:pPr/>
            </w:pPrChange>
          </w:pPr>
          <w:sdt>
            <w:sdtPr>
              <w:tag w:val="goog_rdk_162"/>
            </w:sdtPr>
            <w:sdtContent>
              <w:del w:author="Agatsuma Zenitsu" w:id="39" w:date="2022-03-15T18:54:18Z">
                <w:r w:rsidDel="00000000" w:rsidR="00000000" w:rsidRPr="00000000">
                  <w:rPr/>
                  <w:drawing>
                    <wp:inline distB="0" distT="0" distL="0" distR="0">
                      <wp:extent cx="5585306" cy="2783501"/>
                      <wp:effectExtent b="0" l="0" r="0" t="0"/>
                      <wp:docPr descr="Không có mô tả." id="57" name="image1.png"/>
                      <a:graphic>
                        <a:graphicData uri="http://schemas.openxmlformats.org/drawingml/2006/picture">
                          <pic:pic>
                            <pic:nvPicPr>
                              <pic:cNvPr descr="Không có mô tả." id="0" name="image1.png"/>
                              <pic:cNvPicPr preferRelativeResize="0"/>
                            </pic:nvPicPr>
                            <pic:blipFill>
                              <a:blip r:embed="rId10"/>
                              <a:srcRect b="14823" l="0" r="0" t="2642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585306" cy="278350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166"/>
      </w:sdtPr>
      <w:sdtContent>
        <w:p w:rsidR="00000000" w:rsidDel="00000000" w:rsidP="00000000" w:rsidRDefault="00000000" w:rsidRPr="00000000" w14:paraId="0000003E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left"/>
            <w:rPr>
              <w:ins w:author="Bin Pham" w:id="40" w:date="2022-02-28T19:08:50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PrChange w:author="Agatsuma Zenitsu" w:id="41" w:date="2022-03-15T18:54:18Z">
                <w:rPr>
                  <w:rFonts w:ascii="Consolas" w:cs="Consolas" w:eastAsia="Consolas" w:hAnsi="Consolas"/>
                  <w:sz w:val="17"/>
                  <w:szCs w:val="17"/>
                </w:rPr>
              </w:rPrChange>
            </w:rPr>
            <w:pPrChange w:author="Agatsuma Zenitsu" w:id="0" w:date="2022-03-15T18:54:18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hanging="360"/>
              </w:pPr>
            </w:pPrChange>
          </w:pPr>
          <w:sdt>
            <w:sdtPr>
              <w:tag w:val="goog_rdk_165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8"/>
      </w:sdtPr>
      <w:sdtContent>
        <w:p w:rsidR="00000000" w:rsidDel="00000000" w:rsidP="00000000" w:rsidRDefault="00000000" w:rsidRPr="00000000" w14:paraId="0000003F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67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0"/>
      </w:sdtPr>
      <w:sdtContent>
        <w:p w:rsidR="00000000" w:rsidDel="00000000" w:rsidP="00000000" w:rsidRDefault="00000000" w:rsidRPr="00000000" w14:paraId="00000040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69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2"/>
      </w:sdtPr>
      <w:sdtContent>
        <w:p w:rsidR="00000000" w:rsidDel="00000000" w:rsidP="00000000" w:rsidRDefault="00000000" w:rsidRPr="00000000" w14:paraId="00000041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71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4"/>
      </w:sdtPr>
      <w:sdtContent>
        <w:p w:rsidR="00000000" w:rsidDel="00000000" w:rsidP="00000000" w:rsidRDefault="00000000" w:rsidRPr="00000000" w14:paraId="00000042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73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76"/>
      </w:sdtPr>
      <w:sdtContent>
        <w:p w:rsidR="00000000" w:rsidDel="00000000" w:rsidP="00000000" w:rsidRDefault="00000000" w:rsidRPr="00000000" w14:paraId="00000043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75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int</w:t>
                </w:r>
                <w:r w:rsidDel="00000000" w:rsidR="00000000" w:rsidRPr="00000000">
                  <w:rPr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8"/>
      </w:sdtPr>
      <w:sdtContent>
        <w:p w:rsidR="00000000" w:rsidDel="00000000" w:rsidP="00000000" w:rsidRDefault="00000000" w:rsidRPr="00000000" w14:paraId="00000044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77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0"/>
      </w:sdtPr>
      <w:sdtContent>
        <w:p w:rsidR="00000000" w:rsidDel="00000000" w:rsidP="00000000" w:rsidRDefault="00000000" w:rsidRPr="00000000" w14:paraId="00000045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79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2"/>
      </w:sdtPr>
      <w:sdtContent>
        <w:p w:rsidR="00000000" w:rsidDel="00000000" w:rsidP="00000000" w:rsidRDefault="00000000" w:rsidRPr="00000000" w14:paraId="00000046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81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4"/>
      </w:sdtPr>
      <w:sdtContent>
        <w:p w:rsidR="00000000" w:rsidDel="00000000" w:rsidP="00000000" w:rsidRDefault="00000000" w:rsidRPr="00000000" w14:paraId="00000047">
          <w:pPr>
            <w:numPr>
              <w:ilvl w:val="1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1440" w:hanging="360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  <w:rPrChange w:author="Pham Dinh Huy K16_HL" w:id="42" w:date="2022-03-11T01:26:01Z">
                <w:rPr>
                  <w:rFonts w:ascii="Consolas" w:cs="Consolas" w:eastAsia="Consolas" w:hAnsi="Consolas"/>
                  <w:sz w:val="17"/>
                  <w:szCs w:val="17"/>
                </w:rPr>
              </w:rPrChange>
            </w:rPr>
            <w:pPrChange w:author="Pham Dinh Huy K16_HL" w:id="0" w:date="2022-03-11T01:26:01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83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char</w:t>
                </w:r>
                <w:r w:rsidDel="00000000" w:rsidR="00000000" w:rsidRPr="00000000">
                  <w:rPr>
                    <w:rtl w:val="0"/>
                  </w:rPr>
                  <w:t xml:space="preserve"> str</w:t>
                </w:r>
                <w:r w:rsidDel="00000000" w:rsidR="00000000" w:rsidRPr="00000000">
                  <w:rPr>
                    <w:rtl w:val="0"/>
                  </w:rPr>
                  <w:t xml:space="preserve">[</w:t>
                </w:r>
                <w:r w:rsidDel="00000000" w:rsidR="00000000" w:rsidRPr="00000000">
                  <w:rPr>
                    <w:rtl w:val="0"/>
                  </w:rPr>
                  <w:t xml:space="preserve">100</w:t>
                </w:r>
                <w:r w:rsidDel="00000000" w:rsidR="00000000" w:rsidRPr="00000000">
                  <w:rPr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6"/>
      </w:sdtPr>
      <w:sdtContent>
        <w:p w:rsidR="00000000" w:rsidDel="00000000" w:rsidP="00000000" w:rsidRDefault="00000000" w:rsidRPr="00000000" w14:paraId="00000048">
          <w:pPr>
            <w:numPr>
              <w:ilvl w:val="1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1440" w:hanging="360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  <w:rPrChange w:author="Pham Dinh Huy K16_HL" w:id="42" w:date="2022-03-11T01:26:01Z">
                <w:rPr>
                  <w:rFonts w:ascii="Consolas" w:cs="Consolas" w:eastAsia="Consolas" w:hAnsi="Consolas"/>
                  <w:sz w:val="17"/>
                  <w:szCs w:val="17"/>
                </w:rPr>
              </w:rPrChange>
            </w:rPr>
            <w:pPrChange w:author="Pham Dinh Huy K16_HL" w:id="0" w:date="2022-03-11T01:26:01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85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gets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str</w:t>
                </w:r>
                <w:r w:rsidDel="00000000" w:rsidR="00000000" w:rsidRPr="00000000">
                  <w:rPr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8"/>
      </w:sdtPr>
      <w:sdtContent>
        <w:p w:rsidR="00000000" w:rsidDel="00000000" w:rsidP="00000000" w:rsidRDefault="00000000" w:rsidRPr="00000000" w14:paraId="00000049">
          <w:pPr>
            <w:numPr>
              <w:ilvl w:val="1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1440" w:hanging="360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  <w:rPrChange w:author="Pham Dinh Huy K16_HL" w:id="42" w:date="2022-03-11T01:26:01Z">
                <w:rPr>
                  <w:rFonts w:ascii="Consolas" w:cs="Consolas" w:eastAsia="Consolas" w:hAnsi="Consolas"/>
                  <w:sz w:val="17"/>
                  <w:szCs w:val="17"/>
                </w:rPr>
              </w:rPrChange>
            </w:rPr>
            <w:pPrChange w:author="Pham Dinh Huy K16_HL" w:id="0" w:date="2022-03-11T01:26:01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87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int</w:t>
                </w:r>
                <w:r w:rsidDel="00000000" w:rsidR="00000000" w:rsidRPr="00000000">
                  <w:rPr>
                    <w:rtl w:val="0"/>
                  </w:rPr>
                  <w:t xml:space="preserve"> j </w:t>
                </w:r>
                <w:r w:rsidDel="00000000" w:rsidR="00000000" w:rsidRPr="00000000">
                  <w:rPr>
                    <w:rtl w:val="0"/>
                  </w:rPr>
                  <w:t xml:space="preserve">=</w:t>
                </w:r>
                <w:r w:rsidDel="00000000" w:rsidR="00000000" w:rsidRPr="00000000">
                  <w:rPr>
                    <w:rtl w:val="0"/>
                  </w:rPr>
                  <w:t xml:space="preserve"> strlen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str</w:t>
                </w:r>
                <w:r w:rsidDel="00000000" w:rsidR="00000000" w:rsidRPr="00000000">
                  <w:rPr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0"/>
      </w:sdtPr>
      <w:sdtContent>
        <w:p w:rsidR="00000000" w:rsidDel="00000000" w:rsidP="00000000" w:rsidRDefault="00000000" w:rsidRPr="00000000" w14:paraId="0000004A">
          <w:pPr>
            <w:numPr>
              <w:ilvl w:val="1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1440" w:hanging="360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  <w:rPrChange w:author="Pham Dinh Huy K16_HL" w:id="42" w:date="2022-03-11T01:26:01Z">
                <w:rPr>
                  <w:rFonts w:ascii="Consolas" w:cs="Consolas" w:eastAsia="Consolas" w:hAnsi="Consolas"/>
                  <w:sz w:val="17"/>
                  <w:szCs w:val="17"/>
                </w:rPr>
              </w:rPrChange>
            </w:rPr>
            <w:pPrChange w:author="Pham Dinh Huy K16_HL" w:id="0" w:date="2022-03-11T01:26:01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89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int</w:t>
                </w:r>
                <w:r w:rsidDel="00000000" w:rsidR="00000000" w:rsidRPr="00000000">
                  <w:rPr>
                    <w:rtl w:val="0"/>
                  </w:rPr>
                  <w:t xml:space="preserve"> i</w:t>
                </w:r>
                <w:r w:rsidDel="00000000" w:rsidR="00000000" w:rsidRPr="00000000">
                  <w:rPr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2"/>
      </w:sdtPr>
      <w:sdtContent>
        <w:p w:rsidR="00000000" w:rsidDel="00000000" w:rsidP="00000000" w:rsidRDefault="00000000" w:rsidRPr="00000000" w14:paraId="0000004B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91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94"/>
      </w:sdtPr>
      <w:sdtContent>
        <w:p w:rsidR="00000000" w:rsidDel="00000000" w:rsidP="00000000" w:rsidRDefault="00000000" w:rsidRPr="00000000" w14:paraId="0000004C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93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6"/>
      </w:sdtPr>
      <w:sdtContent>
        <w:p w:rsidR="00000000" w:rsidDel="00000000" w:rsidP="00000000" w:rsidRDefault="00000000" w:rsidRPr="00000000" w14:paraId="0000004D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95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"\nOUTPUT:\n"</w:t>
                </w:r>
                <w:r w:rsidDel="00000000" w:rsidR="00000000" w:rsidRPr="00000000">
                  <w:rPr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8"/>
      </w:sdtPr>
      <w:sdtContent>
        <w:p w:rsidR="00000000" w:rsidDel="00000000" w:rsidP="00000000" w:rsidRDefault="00000000" w:rsidRPr="00000000" w14:paraId="0000004E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97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0"/>
      </w:sdtPr>
      <w:sdtContent>
        <w:p w:rsidR="00000000" w:rsidDel="00000000" w:rsidP="00000000" w:rsidRDefault="00000000" w:rsidRPr="00000000" w14:paraId="0000004F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199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for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i </w:t>
                </w:r>
                <w:r w:rsidDel="00000000" w:rsidR="00000000" w:rsidRPr="00000000">
                  <w:rPr>
                    <w:rtl w:val="0"/>
                  </w:rPr>
                  <w:t xml:space="preserve">=</w:t>
                </w:r>
                <w:r w:rsidDel="00000000" w:rsidR="00000000" w:rsidRPr="00000000">
                  <w:rPr>
                    <w:rtl w:val="0"/>
                  </w:rPr>
                  <w:t xml:space="preserve"> j </w:t>
                </w:r>
                <w:r w:rsidDel="00000000" w:rsidR="00000000" w:rsidRPr="00000000">
                  <w:rPr>
                    <w:rtl w:val="0"/>
                  </w:rPr>
                  <w:t xml:space="preserve">/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-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rPr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  <w:t xml:space="preserve"> i </w:t>
                </w:r>
                <w:r w:rsidDel="00000000" w:rsidR="00000000" w:rsidRPr="00000000">
                  <w:rPr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tl w:val="0"/>
                  </w:rPr>
                  <w:t xml:space="preserve"> j </w:t>
                </w:r>
                <w:r w:rsidDel="00000000" w:rsidR="00000000" w:rsidRPr="00000000">
                  <w:rPr>
                    <w:rtl w:val="0"/>
                  </w:rPr>
                  <w:t xml:space="preserve">/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+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rPr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  <w:t xml:space="preserve"> i</w:t>
                </w:r>
                <w:r w:rsidDel="00000000" w:rsidR="00000000" w:rsidRPr="00000000">
                  <w:rPr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2"/>
      </w:sdtPr>
      <w:sdtContent>
        <w:p w:rsidR="00000000" w:rsidDel="00000000" w:rsidP="00000000" w:rsidRDefault="00000000" w:rsidRPr="00000000" w14:paraId="00000050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01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6"/>
      </w:sdtPr>
      <w:sdtContent>
        <w:p w:rsidR="00000000" w:rsidDel="00000000" w:rsidP="00000000" w:rsidRDefault="00000000" w:rsidRPr="00000000" w14:paraId="00000051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03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"%c"</w:t>
                </w:r>
                <w:r w:rsidDel="00000000" w:rsidR="00000000" w:rsidRPr="00000000">
                  <w:rPr>
                    <w:rtl w:val="0"/>
                  </w:rPr>
                  <w:t xml:space="preserve">,</w:t>
                </w:r>
                <w:r w:rsidDel="00000000" w:rsidR="00000000" w:rsidRPr="00000000">
                  <w:rPr>
                    <w:rtl w:val="0"/>
                  </w:rPr>
                  <w:t xml:space="preserve"> str</w:t>
                </w:r>
                <w:r w:rsidDel="00000000" w:rsidR="00000000" w:rsidRPr="00000000">
                  <w:rPr>
                    <w:rtl w:val="0"/>
                  </w:rPr>
                  <w:t xml:space="preserve">[</w:t>
                </w:r>
                <w:r w:rsidDel="00000000" w:rsidR="00000000" w:rsidRPr="00000000">
                  <w:rPr>
                    <w:rtl w:val="0"/>
                  </w:rPr>
                  <w:t xml:space="preserve">i</w:t>
                </w:r>
                <w:r w:rsidDel="00000000" w:rsidR="00000000" w:rsidRPr="00000000">
                  <w:rPr>
                    <w:rtl w:val="0"/>
                  </w:rPr>
                  <w:t xml:space="preserve">]);</w:t>
                </w:r>
              </w:ins>
            </w:sdtContent>
          </w:sdt>
          <w:sdt>
            <w:sdtPr>
              <w:tag w:val="goog_rdk_204"/>
            </w:sdtPr>
            <w:sdtContent>
              <w:ins w:author="quanghuy phan" w:id="43" w:date="2022-03-09T08:20:56Z">
                <w:r w:rsidDel="00000000" w:rsidR="00000000" w:rsidRPr="00000000">
                  <w:rPr>
                    <w:rtl w:val="0"/>
                  </w:rPr>
                  <w:t xml:space="preserve">=r3</w:t>
                </w:r>
              </w:ins>
            </w:sdtContent>
          </w:sdt>
          <w:sdt>
            <w:sdtPr>
              <w:tag w:val="goog_rdk_205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8"/>
      </w:sdtPr>
      <w:sdtContent>
        <w:p w:rsidR="00000000" w:rsidDel="00000000" w:rsidP="00000000" w:rsidRDefault="00000000" w:rsidRPr="00000000" w14:paraId="00000052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07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0"/>
      </w:sdtPr>
      <w:sdtContent>
        <w:p w:rsidR="00000000" w:rsidDel="00000000" w:rsidP="00000000" w:rsidRDefault="00000000" w:rsidRPr="00000000" w14:paraId="00000053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09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212"/>
      </w:sdtPr>
      <w:sdtContent>
        <w:p w:rsidR="00000000" w:rsidDel="00000000" w:rsidP="00000000" w:rsidRDefault="00000000" w:rsidRPr="00000000" w14:paraId="00000054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11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4"/>
      </w:sdtPr>
      <w:sdtContent>
        <w:p w:rsidR="00000000" w:rsidDel="00000000" w:rsidP="00000000" w:rsidRDefault="00000000" w:rsidRPr="00000000" w14:paraId="00000055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13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"\n"</w:t>
                </w:r>
                <w:r w:rsidDel="00000000" w:rsidR="00000000" w:rsidRPr="00000000">
                  <w:rPr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6"/>
      </w:sdtPr>
      <w:sdtContent>
        <w:p w:rsidR="00000000" w:rsidDel="00000000" w:rsidP="00000000" w:rsidRDefault="00000000" w:rsidRPr="00000000" w14:paraId="00000056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15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8"/>
      </w:sdtPr>
      <w:sdtContent>
        <w:p w:rsidR="00000000" w:rsidDel="00000000" w:rsidP="00000000" w:rsidRDefault="00000000" w:rsidRPr="00000000" w14:paraId="00000057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17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  </w:t>
                </w:r>
                <w:r w:rsidDel="00000000" w:rsidR="00000000" w:rsidRPr="00000000">
                  <w:rPr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  <w:t xml:space="preserve">(</w:t>
                </w:r>
                <w:r w:rsidDel="00000000" w:rsidR="00000000" w:rsidRPr="00000000">
                  <w:rPr>
                    <w:rtl w:val="0"/>
                  </w:rPr>
                  <w:t xml:space="preserve">0</w:t>
                </w:r>
                <w:r w:rsidDel="00000000" w:rsidR="00000000" w:rsidRPr="00000000">
                  <w:rPr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20"/>
      </w:sdtPr>
      <w:sdtContent>
        <w:p w:rsidR="00000000" w:rsidDel="00000000" w:rsidP="00000000" w:rsidRDefault="00000000" w:rsidRPr="00000000" w14:paraId="00000058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Bin Pham" w:id="40" w:date="2022-02-28T19:08:50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219"/>
            </w:sdtPr>
            <w:sdtContent>
              <w:ins w:author="Bin Pham" w:id="40" w:date="2022-02-28T19:08:50Z">
                <w:r w:rsidDel="00000000" w:rsidR="00000000" w:rsidRPr="00000000">
                  <w:rPr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23"/>
      </w:sdtPr>
      <w:sdtContent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22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5"/>
      </w:sdtPr>
      <w:sdtContent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24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7"/>
      </w:sdtPr>
      <w:sdtContent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26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9"/>
      </w:sdtPr>
      <w:sdtContent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28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1"/>
      </w:sdtPr>
      <w:sdtContent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30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33"/>
      </w:sdtPr>
      <w:sdtContent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32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5"/>
      </w:sdtPr>
      <w:sdtContent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34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7"/>
      </w:sdtPr>
      <w:sdtContent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36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9"/>
      </w:sdtPr>
      <w:sdtContent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38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3"/>
      </w:sdtPr>
      <w:sdtContent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ins w:author="Bin Pham" w:id="40" w:date="2022-02-28T19:08:50Z"/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40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</w:del>
            </w:sdtContent>
          </w:sdt>
          <w:sdt>
            <w:sdtPr>
              <w:tag w:val="goog_rdk_241"/>
            </w:sdtPr>
            <w:sdtContent>
              <w:ins w:author="Bin Pham" w:id="40" w:date="2022-02-28T19:08:50Z">
                <w:sdt>
                  <w:sdtPr>
                    <w:tag w:val="goog_rdk_242"/>
                  </w:sdtPr>
                  <w:sdtContent>
                    <w:del w:author="Bin Pham" w:id="40" w:date="2022-02-28T19:08:50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[100];</w:delText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247"/>
      </w:sdtPr>
      <w:sdtContent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44"/>
            </w:sdtPr>
            <w:sdtContent>
              <w:ins w:author="Bin Pham" w:id="40" w:date="2022-02-28T19:08:50Z">
                <w:sdt>
                  <w:sdtPr>
                    <w:tag w:val="goog_rdk_245"/>
                  </w:sdtPr>
                  <w:sdtContent>
                    <w:del w:author="Bin Pham" w:id="40" w:date="2022-02-28T19:08:50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 gets(st</w:delText>
                      </w:r>
                    </w:del>
                  </w:sdtContent>
                </w:sdt>
              </w:ins>
            </w:sdtContent>
          </w:sdt>
          <w:sdt>
            <w:sdtPr>
              <w:tag w:val="goog_rdk_246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9"/>
      </w:sdtPr>
      <w:sdtContent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48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1"/>
      </w:sdtPr>
      <w:sdtContent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50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3"/>
      </w:sdtPr>
      <w:sdtContent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52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5"/>
      </w:sdtPr>
      <w:sdtContent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54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57"/>
      </w:sdtPr>
      <w:sdtContent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56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9"/>
      </w:sdtPr>
      <w:sdtContent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58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1"/>
      </w:sdtPr>
      <w:sdtContent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60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3"/>
      </w:sdtPr>
      <w:sdtContent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62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5"/>
      </w:sdtPr>
      <w:sdtContent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64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7"/>
      </w:sdtPr>
      <w:sdtContent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66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"%c"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9"/>
      </w:sdtPr>
      <w:sdtContent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68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1"/>
      </w:sdtPr>
      <w:sdtContent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70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73"/>
      </w:sdtPr>
      <w:sdtContent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72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5"/>
      </w:sdtPr>
      <w:sdtContent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74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7"/>
      </w:sdtPr>
      <w:sdtContent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76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9"/>
      </w:sdtPr>
      <w:sdtContent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Bin Pham" w:id="40" w:date="2022-02-28T19:08:50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78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2"/>
      </w:sdtPr>
      <w:sdtContent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left"/>
            <w:rPr>
              <w:rFonts w:ascii="Consolas" w:cs="Consolas" w:eastAsia="Consolas" w:hAnsi="Consolas"/>
              <w:color w:val="880000"/>
              <w:sz w:val="17"/>
              <w:szCs w:val="17"/>
              <w:u w:val="none"/>
              <w:rPrChange w:author="Bin Pham" w:id="44" w:date="2022-02-28T19:08:50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Bin Pham" w:id="0" w:date="2022-02-28T19:08:50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280"/>
            </w:sdtPr>
            <w:sdtContent>
              <w:del w:author="Bin Pham" w:id="40" w:date="2022-02-28T19:08:50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</w:del>
            </w:sdtContent>
          </w:sdt>
          <w:sdt>
            <w:sdtPr>
              <w:tag w:val="goog_rdk_281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284"/>
      </w:sdtPr>
      <w:sdtContent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sdt>
            <w:sdtPr>
              <w:tag w:val="goog_rdk_283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 &lt;stdio.h&gt;</w:t>
                </w:r>
              </w:ins>
            </w:sdtContent>
          </w:sdt>
        </w:p>
      </w:sdtContent>
    </w:sdt>
    <w:sdt>
      <w:sdtPr>
        <w:tag w:val="goog_rdk_286"/>
      </w:sdtPr>
      <w:sdtContent>
        <w:p w:rsidR="00000000" w:rsidDel="00000000" w:rsidP="00000000" w:rsidRDefault="00000000" w:rsidRPr="00000000" w14:paraId="00000076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285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 &lt;stdlib.h&gt;</w:t>
                </w:r>
              </w:ins>
            </w:sdtContent>
          </w:sdt>
        </w:p>
      </w:sdtContent>
    </w:sdt>
    <w:sdt>
      <w:sdtPr>
        <w:tag w:val="goog_rdk_288"/>
      </w:sdtPr>
      <w:sdtContent>
        <w:p w:rsidR="00000000" w:rsidDel="00000000" w:rsidP="00000000" w:rsidRDefault="00000000" w:rsidRPr="00000000" w14:paraId="00000077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287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 &lt;string.h&gt;</w:t>
                </w:r>
              </w:ins>
            </w:sdtContent>
          </w:sdt>
        </w:p>
      </w:sdtContent>
    </w:sdt>
    <w:sdt>
      <w:sdtPr>
        <w:tag w:val="goog_rdk_290"/>
      </w:sdtPr>
      <w:sdtContent>
        <w:p w:rsidR="00000000" w:rsidDel="00000000" w:rsidP="00000000" w:rsidRDefault="00000000" w:rsidRPr="00000000" w14:paraId="00000078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289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 &lt;math.h&gt;</w:t>
                </w:r>
              </w:ins>
            </w:sdtContent>
          </w:sdt>
        </w:p>
      </w:sdtContent>
    </w:sdt>
    <w:sdt>
      <w:sdtPr>
        <w:tag w:val="goog_rdk_292"/>
      </w:sdtPr>
      <w:sdtContent>
        <w:p w:rsidR="00000000" w:rsidDel="00000000" w:rsidP="00000000" w:rsidRDefault="00000000" w:rsidRPr="00000000" w14:paraId="00000079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291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294"/>
      </w:sdtPr>
      <w:sdtContent>
        <w:p w:rsidR="00000000" w:rsidDel="00000000" w:rsidP="00000000" w:rsidRDefault="00000000" w:rsidRPr="00000000" w14:paraId="0000007A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293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 main()</w:t>
                </w:r>
              </w:ins>
            </w:sdtContent>
          </w:sdt>
        </w:p>
      </w:sdtContent>
    </w:sdt>
    <w:sdt>
      <w:sdtPr>
        <w:tag w:val="goog_rdk_296"/>
      </w:sdtPr>
      <w:sdtContent>
        <w:p w:rsidR="00000000" w:rsidDel="00000000" w:rsidP="00000000" w:rsidRDefault="00000000" w:rsidRPr="00000000" w14:paraId="0000007B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295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</w:ins>
            </w:sdtContent>
          </w:sdt>
        </w:p>
      </w:sdtContent>
    </w:sdt>
    <w:sdt>
      <w:sdtPr>
        <w:tag w:val="goog_rdk_298"/>
      </w:sdtPr>
      <w:sdtContent>
        <w:p w:rsidR="00000000" w:rsidDel="00000000" w:rsidP="00000000" w:rsidRDefault="00000000" w:rsidRPr="00000000" w14:paraId="0000007C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297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system("cls");</w:t>
                </w:r>
              </w:ins>
            </w:sdtContent>
          </w:sdt>
        </w:p>
      </w:sdtContent>
    </w:sdt>
    <w:sdt>
      <w:sdtPr>
        <w:tag w:val="goog_rdk_300"/>
      </w:sdtPr>
      <w:sdtContent>
        <w:p w:rsidR="00000000" w:rsidDel="00000000" w:rsidP="00000000" w:rsidRDefault="00000000" w:rsidRPr="00000000" w14:paraId="0000007D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299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// INPUT - @STUDENT:ADD YOUR CODE FOR INPUT HERE:</w:t>
                </w:r>
              </w:ins>
            </w:sdtContent>
          </w:sdt>
        </w:p>
      </w:sdtContent>
    </w:sdt>
    <w:sdt>
      <w:sdtPr>
        <w:tag w:val="goog_rdk_302"/>
      </w:sdtPr>
      <w:sdtContent>
        <w:p w:rsidR="00000000" w:rsidDel="00000000" w:rsidP="00000000" w:rsidRDefault="00000000" w:rsidRPr="00000000" w14:paraId="0000007E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01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char [100];</w:t>
                </w:r>
              </w:ins>
            </w:sdtContent>
          </w:sdt>
        </w:p>
      </w:sdtContent>
    </w:sdt>
    <w:sdt>
      <w:sdtPr>
        <w:tag w:val="goog_rdk_304"/>
      </w:sdtPr>
      <w:sdtContent>
        <w:p w:rsidR="00000000" w:rsidDel="00000000" w:rsidP="00000000" w:rsidRDefault="00000000" w:rsidRPr="00000000" w14:paraId="0000007F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03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gets(ststr[100];</w:t>
                </w:r>
              </w:ins>
            </w:sdtContent>
          </w:sdt>
        </w:p>
      </w:sdtContent>
    </w:sdt>
    <w:sdt>
      <w:sdtPr>
        <w:tag w:val="goog_rdk_307"/>
      </w:sdtPr>
      <w:sdtContent>
        <w:p w:rsidR="00000000" w:rsidDel="00000000" w:rsidP="00000000" w:rsidRDefault="00000000" w:rsidRPr="00000000" w14:paraId="00000080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del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05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gets(str);</w:t>
                </w:r>
                <w:sdt>
                  <w:sdtPr>
                    <w:tag w:val="goog_rdk_306"/>
                  </w:sdtPr>
                  <w:sdtContent>
                    <w:del w:author="Nguyen Van Nghiep (K16_HL)" w:id="46" w:date="2022-03-14T09:53:02Z">
                      <w:r w:rsidDel="00000000" w:rsidR="00000000" w:rsidRPr="00000000">
                        <w:rPr>
                          <w:rtl w:val="0"/>
                        </w:rPr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310"/>
      </w:sdtPr>
      <w:sdtContent>
        <w:p w:rsidR="00000000" w:rsidDel="00000000" w:rsidP="00000000" w:rsidRDefault="00000000" w:rsidRPr="00000000" w14:paraId="00000081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del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08"/>
            </w:sdtPr>
            <w:sdtContent>
              <w:ins w:author="Bùi Dương" w:id="45" w:date="2022-03-11T06:32:44Z">
                <w:sdt>
                  <w:sdtPr>
                    <w:tag w:val="goog_rdk_309"/>
                  </w:sdtPr>
                  <w:sdtContent>
                    <w:del w:author="Nguyen Van Nghiep (K16_HL)" w:id="46" w:date="2022-03-14T09:53:02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 int j = strlen(str);</w:delText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313"/>
      </w:sdtPr>
      <w:sdtContent>
        <w:p w:rsidR="00000000" w:rsidDel="00000000" w:rsidP="00000000" w:rsidRDefault="00000000" w:rsidRPr="00000000" w14:paraId="00000082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del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11"/>
            </w:sdtPr>
            <w:sdtContent>
              <w:ins w:author="Bùi Dương" w:id="45" w:date="2022-03-11T06:32:44Z">
                <w:sdt>
                  <w:sdtPr>
                    <w:tag w:val="goog_rdk_312"/>
                  </w:sdtPr>
                  <w:sdtContent>
                    <w:del w:author="Nguyen Van Nghiep (K16_HL)" w:id="46" w:date="2022-03-14T09:53:02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 int i;</w:delText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316"/>
      </w:sdtPr>
      <w:sdtContent>
        <w:p w:rsidR="00000000" w:rsidDel="00000000" w:rsidP="00000000" w:rsidRDefault="00000000" w:rsidRPr="00000000" w14:paraId="00000083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del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14"/>
            </w:sdtPr>
            <w:sdtContent>
              <w:ins w:author="Bùi Dương" w:id="45" w:date="2022-03-11T06:32:44Z">
                <w:sdt>
                  <w:sdtPr>
                    <w:tag w:val="goog_rdk_315"/>
                  </w:sdtPr>
                  <w:sdtContent>
                    <w:del w:author="Nguyen Van Nghiep (K16_HL)" w:id="46" w:date="2022-03-14T09:53:02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 </w:delText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319"/>
      </w:sdtPr>
      <w:sdtContent>
        <w:p w:rsidR="00000000" w:rsidDel="00000000" w:rsidP="00000000" w:rsidRDefault="00000000" w:rsidRPr="00000000" w14:paraId="00000084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del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17"/>
            </w:sdtPr>
            <w:sdtContent>
              <w:ins w:author="Bùi Dương" w:id="45" w:date="2022-03-11T06:32:44Z">
                <w:sdt>
                  <w:sdtPr>
                    <w:tag w:val="goog_rdk_318"/>
                  </w:sdtPr>
                  <w:sdtContent>
                    <w:del w:author="Nguyen Van Nghiep (K16_HL)" w:id="46" w:date="2022-03-14T09:53:02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 // Fixed Do not edit anything here.</w:delText>
                      </w:r>
                    </w:del>
                  </w:sdtContent>
                </w:sdt>
              </w:ins>
            </w:sdtContent>
          </w:sdt>
        </w:p>
      </w:sdtContent>
    </w:sdt>
    <w:sdt>
      <w:sdtPr>
        <w:tag w:val="goog_rdk_322"/>
      </w:sdtPr>
      <w:sdtContent>
        <w:p w:rsidR="00000000" w:rsidDel="00000000" w:rsidP="00000000" w:rsidRDefault="00000000" w:rsidRPr="00000000" w14:paraId="00000085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20"/>
            </w:sdtPr>
            <w:sdtContent>
              <w:ins w:author="Bùi Dương" w:id="45" w:date="2022-03-11T06:32:44Z">
                <w:sdt>
                  <w:sdtPr>
                    <w:tag w:val="goog_rdk_321"/>
                  </w:sdtPr>
                  <w:sdtContent>
                    <w:del w:author="Nguyen Van Nghiep (K16_HL)" w:id="46" w:date="2022-03-14T09:53:02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 printf("\nOUTPUT:\n");</w:delText>
                      </w:r>
                    </w:del>
                  </w:sdtContent>
                </w:sdt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24"/>
      </w:sdtPr>
      <w:sdtContent>
        <w:p w:rsidR="00000000" w:rsidDel="00000000" w:rsidP="00000000" w:rsidRDefault="00000000" w:rsidRPr="00000000" w14:paraId="00000086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23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//@STUDENT: WRITE YOUR OUTPUT HERE:</w:t>
                </w:r>
              </w:ins>
            </w:sdtContent>
          </w:sdt>
        </w:p>
      </w:sdtContent>
    </w:sdt>
    <w:sdt>
      <w:sdtPr>
        <w:tag w:val="goog_rdk_326"/>
      </w:sdtPr>
      <w:sdtContent>
        <w:p w:rsidR="00000000" w:rsidDel="00000000" w:rsidP="00000000" w:rsidRDefault="00000000" w:rsidRPr="00000000" w14:paraId="00000087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25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for (i = j / 2 - 2; i &lt;= j / 2 + 2; i++)</w:t>
                </w:r>
              </w:ins>
            </w:sdtContent>
          </w:sdt>
        </w:p>
      </w:sdtContent>
    </w:sdt>
    <w:sdt>
      <w:sdtPr>
        <w:tag w:val="goog_rdk_328"/>
      </w:sdtPr>
      <w:sdtContent>
        <w:p w:rsidR="00000000" w:rsidDel="00000000" w:rsidP="00000000" w:rsidRDefault="00000000" w:rsidRPr="00000000" w14:paraId="00000088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27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{</w:t>
                </w:r>
              </w:ins>
            </w:sdtContent>
          </w:sdt>
        </w:p>
      </w:sdtContent>
    </w:sdt>
    <w:sdt>
      <w:sdtPr>
        <w:tag w:val="goog_rdk_330"/>
      </w:sdtPr>
      <w:sdtContent>
        <w:p w:rsidR="00000000" w:rsidDel="00000000" w:rsidP="00000000" w:rsidRDefault="00000000" w:rsidRPr="00000000" w14:paraId="00000089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29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printf("%c", str[i]);</w:t>
                </w:r>
              </w:ins>
            </w:sdtContent>
          </w:sdt>
        </w:p>
      </w:sdtContent>
    </w:sdt>
    <w:sdt>
      <w:sdtPr>
        <w:tag w:val="goog_rdk_332"/>
      </w:sdtPr>
      <w:sdtContent>
        <w:p w:rsidR="00000000" w:rsidDel="00000000" w:rsidP="00000000" w:rsidRDefault="00000000" w:rsidRPr="00000000" w14:paraId="0000008A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31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}</w:t>
                </w:r>
              </w:ins>
            </w:sdtContent>
          </w:sdt>
        </w:p>
      </w:sdtContent>
    </w:sdt>
    <w:sdt>
      <w:sdtPr>
        <w:tag w:val="goog_rdk_334"/>
      </w:sdtPr>
      <w:sdtContent>
        <w:p w:rsidR="00000000" w:rsidDel="00000000" w:rsidP="00000000" w:rsidRDefault="00000000" w:rsidRPr="00000000" w14:paraId="0000008B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33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336"/>
      </w:sdtPr>
      <w:sdtContent>
        <w:p w:rsidR="00000000" w:rsidDel="00000000" w:rsidP="00000000" w:rsidRDefault="00000000" w:rsidRPr="00000000" w14:paraId="0000008C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35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//--FIXED PART - DO NOT EDIT ANY THINGS HERE</w:t>
                </w:r>
              </w:ins>
            </w:sdtContent>
          </w:sdt>
        </w:p>
      </w:sdtContent>
    </w:sdt>
    <w:sdt>
      <w:sdtPr>
        <w:tag w:val="goog_rdk_338"/>
      </w:sdtPr>
      <w:sdtContent>
        <w:p w:rsidR="00000000" w:rsidDel="00000000" w:rsidP="00000000" w:rsidRDefault="00000000" w:rsidRPr="00000000" w14:paraId="0000008D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37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printf("\n");</w:t>
                </w:r>
              </w:ins>
            </w:sdtContent>
          </w:sdt>
        </w:p>
      </w:sdtContent>
    </w:sdt>
    <w:sdt>
      <w:sdtPr>
        <w:tag w:val="goog_rdk_340"/>
      </w:sdtPr>
      <w:sdtContent>
        <w:p w:rsidR="00000000" w:rsidDel="00000000" w:rsidP="00000000" w:rsidRDefault="00000000" w:rsidRPr="00000000" w14:paraId="0000008E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39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system("pause");</w:t>
                </w:r>
              </w:ins>
            </w:sdtContent>
          </w:sdt>
        </w:p>
      </w:sdtContent>
    </w:sdt>
    <w:sdt>
      <w:sdtPr>
        <w:tag w:val="goog_rdk_342"/>
      </w:sdtPr>
      <w:sdtContent>
        <w:p w:rsidR="00000000" w:rsidDel="00000000" w:rsidP="00000000" w:rsidRDefault="00000000" w:rsidRPr="00000000" w14:paraId="0000008F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Bùi Dương" w:id="45" w:date="2022-03-11T06:32:44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341"/>
            </w:sdtPr>
            <w:sdtContent>
              <w:ins w:author="Bùi Dương" w:id="45" w:date="2022-03-11T06:32:44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return (0);</w:t>
                </w:r>
              </w:ins>
            </w:sdtContent>
          </w:sdt>
        </w:p>
      </w:sdtContent>
    </w:sdt>
    <w:sdt>
      <w:sdtPr>
        <w:tag w:val="goog_rdk_344"/>
      </w:sdtPr>
      <w:sdtContent>
        <w:p w:rsidR="00000000" w:rsidDel="00000000" w:rsidP="00000000" w:rsidRDefault="00000000" w:rsidRPr="00000000" w14:paraId="00000090">
          <w:pPr>
            <w:keepNext w:val="0"/>
            <w:keepLines w:val="0"/>
            <w:pageBreakBefore w:val="0"/>
            <w:widowControl w:val="1"/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left"/>
            <w:rPr>
              <w:rFonts w:ascii="Consolas" w:cs="Consolas" w:eastAsia="Consolas" w:hAnsi="Consolas"/>
              <w:sz w:val="17"/>
              <w:szCs w:val="17"/>
              <w:u w:val="none"/>
              <w:rPrChange w:author="Bùi Dương" w:id="47" w:date="2022-03-11T06:32:44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Bùi Dương" w:id="0" w:date="2022-03-11T06:32:4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343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345"/>
      </w:sdtPr>
      <w:sdtContent>
        <w:p w:rsidR="00000000" w:rsidDel="00000000" w:rsidP="00000000" w:rsidRDefault="00000000" w:rsidRPr="00000000" w14:paraId="00000091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6"/>
      </w:sdtPr>
      <w:sdtContent>
        <w:p w:rsidR="00000000" w:rsidDel="00000000" w:rsidP="00000000" w:rsidRDefault="00000000" w:rsidRPr="00000000" w14:paraId="00000092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7"/>
      </w:sdtPr>
      <w:sdtContent>
        <w:p w:rsidR="00000000" w:rsidDel="00000000" w:rsidP="00000000" w:rsidRDefault="00000000" w:rsidRPr="00000000" w14:paraId="00000093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48"/>
      </w:sdtPr>
      <w:sdtContent>
        <w:p w:rsidR="00000000" w:rsidDel="00000000" w:rsidP="00000000" w:rsidRDefault="00000000" w:rsidRPr="00000000" w14:paraId="00000094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  <w:t xml:space="preserve">Đảo ngược số</w:t>
          </w:r>
        </w:p>
      </w:sdtContent>
    </w:sdt>
    <w:sdt>
      <w:sdtPr>
        <w:tag w:val="goog_rdk_349"/>
      </w:sdtPr>
      <w:sdtContent>
        <w:p w:rsidR="00000000" w:rsidDel="00000000" w:rsidP="00000000" w:rsidRDefault="00000000" w:rsidRPr="00000000" w14:paraId="0000009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//đảo ngược số </w:t>
          </w:r>
        </w:p>
      </w:sdtContent>
    </w:sdt>
    <w:sdt>
      <w:sdtPr>
        <w:tag w:val="goog_rdk_350"/>
      </w:sdtPr>
      <w:sdtContent>
        <w:p w:rsidR="00000000" w:rsidDel="00000000" w:rsidP="00000000" w:rsidRDefault="00000000" w:rsidRPr="00000000" w14:paraId="0000009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3"/>
      </w:sdtPr>
      <w:sdtContent>
        <w:p w:rsidR="00000000" w:rsidDel="00000000" w:rsidP="00000000" w:rsidRDefault="00000000" w:rsidRPr="00000000" w14:paraId="0000009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2"/>
            </w:sdtPr>
            <w:sdtContent>
              <w:del w:author="Nguyen Thanh Toan (K16_HCM)" w:id="48" w:date="2022-03-14T14:41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</w:delText>
                </w:r>
              </w:del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include &lt;stdio.h&gt;</w:t>
          </w:r>
        </w:p>
      </w:sdtContent>
    </w:sdt>
    <w:sdt>
      <w:sdtPr>
        <w:tag w:val="goog_rdk_354"/>
      </w:sdtPr>
      <w:sdtContent>
        <w:p w:rsidR="00000000" w:rsidDel="00000000" w:rsidP="00000000" w:rsidRDefault="00000000" w:rsidRPr="00000000" w14:paraId="0000009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reverse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5"/>
      </w:sdtPr>
      <w:sdtContent>
        <w:p w:rsidR="00000000" w:rsidDel="00000000" w:rsidP="00000000" w:rsidRDefault="00000000" w:rsidRPr="00000000" w14:paraId="0000009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6"/>
      </w:sdtPr>
      <w:sdtContent>
        <w:p w:rsidR="00000000" w:rsidDel="00000000" w:rsidP="00000000" w:rsidRDefault="00000000" w:rsidRPr="00000000" w14:paraId="0000009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reNum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%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b1 láº¥y chá»¯ sá»‘ cuá»‘i cÃ¹ng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7"/>
      </w:sdtPr>
      <w:sdtContent>
        <w:p w:rsidR="00000000" w:rsidDel="00000000" w:rsidP="00000000" w:rsidRDefault="00000000" w:rsidRPr="00000000" w14:paraId="0000009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bá» chá»¯ sá»‘ cuá»‘i cÃ¹ng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58"/>
      </w:sdtPr>
      <w:sdtContent>
        <w:p w:rsidR="00000000" w:rsidDel="00000000" w:rsidP="00000000" w:rsidRDefault="00000000" w:rsidRPr="00000000" w14:paraId="0000009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last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0"/>
      </w:sdtPr>
      <w:sdtContent>
        <w:p w:rsidR="00000000" w:rsidDel="00000000" w:rsidP="00000000" w:rsidRDefault="00000000" w:rsidRPr="00000000" w14:paraId="0000009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while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sdt>
            <w:sdtPr>
              <w:tag w:val="goog_rdk_359"/>
            </w:sdtPr>
            <w:sdtContent>
              <w:commentRangeStart w:id="1"/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commentRangeEnd w:id="1"/>
          <w:r w:rsidDel="00000000" w:rsidR="00000000" w:rsidRPr="00000000">
            <w:commentReference w:id="1"/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1"/>
      </w:sdtPr>
      <w:sdtContent>
        <w:p w:rsidR="00000000" w:rsidDel="00000000" w:rsidP="00000000" w:rsidRDefault="00000000" w:rsidRPr="00000000" w14:paraId="0000009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2"/>
      </w:sdtPr>
      <w:sdtContent>
        <w:p w:rsidR="00000000" w:rsidDel="00000000" w:rsidP="00000000" w:rsidRDefault="00000000" w:rsidRPr="00000000" w14:paraId="0000009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last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%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láº¥y chá»¯ sá»‘ cuá»‘i cÃ¹ng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3"/>
      </w:sdtPr>
      <w:sdtContent>
        <w:p w:rsidR="00000000" w:rsidDel="00000000" w:rsidP="00000000" w:rsidRDefault="00000000" w:rsidRPr="00000000" w14:paraId="000000A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bá» chá»¯ sá»‘ cuá»‘i cÃ¹ng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4"/>
      </w:sdtPr>
      <w:sdtContent>
        <w:p w:rsidR="00000000" w:rsidDel="00000000" w:rsidP="00000000" w:rsidRDefault="00000000" w:rsidRPr="00000000" w14:paraId="000000A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reNum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reNum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last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vÃ²ng láº·p Ä‘á»ƒ thá»±c hiá»‡n bÆ°á»›c 2 3 4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5"/>
      </w:sdtPr>
      <w:sdtContent>
        <w:p w:rsidR="00000000" w:rsidDel="00000000" w:rsidP="00000000" w:rsidRDefault="00000000" w:rsidRPr="00000000" w14:paraId="000000A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7"/>
      </w:sdtPr>
      <w:sdtContent>
        <w:p w:rsidR="00000000" w:rsidDel="00000000" w:rsidP="00000000" w:rsidRDefault="00000000" w:rsidRPr="00000000" w14:paraId="000000A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sdt>
            <w:sdtPr>
              <w:tag w:val="goog_rdk_366"/>
            </w:sdtPr>
            <w:sdtContent>
              <w:ins w:author="Nguyen Thanh Toan (K16_HCM)" w:id="48" w:date="2022-03-14T14:41:23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</w:t>
                </w:r>
              </w:ins>
            </w:sdtContent>
          </w:sdt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8"/>
      </w:sdtPr>
      <w:sdtContent>
        <w:p w:rsidR="00000000" w:rsidDel="00000000" w:rsidP="00000000" w:rsidRDefault="00000000" w:rsidRPr="00000000" w14:paraId="000000A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69"/>
      </w:sdtPr>
      <w:sdtContent>
        <w:p w:rsidR="00000000" w:rsidDel="00000000" w:rsidP="00000000" w:rsidRDefault="00000000" w:rsidRPr="00000000" w14:paraId="000000A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0"/>
      </w:sdtPr>
      <w:sdtContent>
        <w:p w:rsidR="00000000" w:rsidDel="00000000" w:rsidP="00000000" w:rsidRDefault="00000000" w:rsidRPr="00000000" w14:paraId="000000A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1"/>
      </w:sdtPr>
      <w:sdtContent>
        <w:p w:rsidR="00000000" w:rsidDel="00000000" w:rsidP="00000000" w:rsidRDefault="00000000" w:rsidRPr="00000000" w14:paraId="000000A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ab/>
          </w:r>
        </w:p>
      </w:sdtContent>
    </w:sdt>
    <w:sdt>
      <w:sdtPr>
        <w:tag w:val="goog_rdk_372"/>
      </w:sdtPr>
      <w:sdtContent>
        <w:p w:rsidR="00000000" w:rsidDel="00000000" w:rsidP="00000000" w:rsidRDefault="00000000" w:rsidRPr="00000000" w14:paraId="000000A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3"/>
      </w:sdtPr>
      <w:sdtContent>
        <w:p w:rsidR="00000000" w:rsidDel="00000000" w:rsidP="00000000" w:rsidRDefault="00000000" w:rsidRPr="00000000" w14:paraId="000000A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"INPUT NUMBER: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4"/>
      </w:sdtPr>
      <w:sdtContent>
        <w:p w:rsidR="00000000" w:rsidDel="00000000" w:rsidP="00000000" w:rsidRDefault="00000000" w:rsidRPr="00000000" w14:paraId="000000A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6"/>
      </w:sdtPr>
      <w:sdtContent>
        <w:p w:rsidR="00000000" w:rsidDel="00000000" w:rsidP="00000000" w:rsidRDefault="00000000" w:rsidRPr="00000000" w14:paraId="000000A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"REVERSE NUMBER OF %d IS %d </w:t>
          </w:r>
          <w:sdt>
            <w:sdtPr>
              <w:tag w:val="goog_rdk_375"/>
            </w:sdtPr>
            <w:sdtContent>
              <w:ins w:author="quanghuy phan" w:id="49" w:date="2022-03-12T06:33:12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#incldue</w:t>
                </w:r>
              </w:ins>
            </w:sdtContent>
          </w:sdt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reverse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7"/>
      </w:sdtPr>
      <w:sdtContent>
        <w:p w:rsidR="00000000" w:rsidDel="00000000" w:rsidP="00000000" w:rsidRDefault="00000000" w:rsidRPr="00000000" w14:paraId="000000A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8"/>
      </w:sdtPr>
      <w:sdtContent>
        <w:p w:rsidR="00000000" w:rsidDel="00000000" w:rsidP="00000000" w:rsidRDefault="00000000" w:rsidRPr="00000000" w14:paraId="000000A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79"/>
      </w:sdtPr>
      <w:sdtContent>
        <w:p w:rsidR="00000000" w:rsidDel="00000000" w:rsidP="00000000" w:rsidRDefault="00000000" w:rsidRPr="00000000" w14:paraId="000000AE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0"/>
      </w:sdtPr>
      <w:sdtContent>
        <w:p w:rsidR="00000000" w:rsidDel="00000000" w:rsidP="00000000" w:rsidRDefault="00000000" w:rsidRPr="00000000" w14:paraId="000000A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armstrong</w:t>
          </w:r>
        </w:p>
      </w:sdtContent>
    </w:sdt>
    <w:sdt>
      <w:sdtPr>
        <w:tag w:val="goog_rdk_381"/>
      </w:sdtPr>
      <w:sdtContent>
        <w:p w:rsidR="00000000" w:rsidDel="00000000" w:rsidP="00000000" w:rsidRDefault="00000000" w:rsidRPr="00000000" w14:paraId="000000B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2"/>
      </w:sdtPr>
      <w:sdtContent>
        <w:p w:rsidR="00000000" w:rsidDel="00000000" w:rsidP="00000000" w:rsidRDefault="00000000" w:rsidRPr="00000000" w14:paraId="000000B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3"/>
      </w:sdtPr>
      <w:sdtContent>
        <w:p w:rsidR="00000000" w:rsidDel="00000000" w:rsidP="00000000" w:rsidRDefault="00000000" w:rsidRPr="00000000" w14:paraId="000000B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&lt;math.h&gt;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4"/>
      </w:sdtPr>
      <w:sdtContent>
        <w:p w:rsidR="00000000" w:rsidDel="00000000" w:rsidP="00000000" w:rsidRDefault="00000000" w:rsidRPr="00000000" w14:paraId="000000B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385"/>
      </w:sdtPr>
      <w:sdtContent>
        <w:p w:rsidR="00000000" w:rsidDel="00000000" w:rsidP="00000000" w:rsidRDefault="00000000" w:rsidRPr="00000000" w14:paraId="000000B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countDigits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6"/>
      </w:sdtPr>
      <w:sdtContent>
        <w:p w:rsidR="00000000" w:rsidDel="00000000" w:rsidP="00000000" w:rsidRDefault="00000000" w:rsidRPr="00000000" w14:paraId="000000B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7"/>
      </w:sdtPr>
      <w:sdtContent>
        <w:p w:rsidR="00000000" w:rsidDel="00000000" w:rsidP="00000000" w:rsidRDefault="00000000" w:rsidRPr="00000000" w14:paraId="000000B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count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8"/>
      </w:sdtPr>
      <w:sdtContent>
        <w:p w:rsidR="00000000" w:rsidDel="00000000" w:rsidP="00000000" w:rsidRDefault="00000000" w:rsidRPr="00000000" w14:paraId="000000B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while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num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89"/>
      </w:sdtPr>
      <w:sdtContent>
        <w:p w:rsidR="00000000" w:rsidDel="00000000" w:rsidP="00000000" w:rsidRDefault="00000000" w:rsidRPr="00000000" w14:paraId="000000B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0"/>
      </w:sdtPr>
      <w:sdtContent>
        <w:p w:rsidR="00000000" w:rsidDel="00000000" w:rsidP="00000000" w:rsidRDefault="00000000" w:rsidRPr="00000000" w14:paraId="000000B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num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"/>
      </w:sdtPr>
      <w:sdtContent>
        <w:p w:rsidR="00000000" w:rsidDel="00000000" w:rsidP="00000000" w:rsidRDefault="00000000" w:rsidRPr="00000000" w14:paraId="000000B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count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2"/>
      </w:sdtPr>
      <w:sdtContent>
        <w:p w:rsidR="00000000" w:rsidDel="00000000" w:rsidP="00000000" w:rsidRDefault="00000000" w:rsidRPr="00000000" w14:paraId="000000B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"/>
      </w:sdtPr>
      <w:sdtContent>
        <w:p w:rsidR="00000000" w:rsidDel="00000000" w:rsidP="00000000" w:rsidRDefault="00000000" w:rsidRPr="00000000" w14:paraId="000000B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count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4"/>
      </w:sdtPr>
      <w:sdtContent>
        <w:p w:rsidR="00000000" w:rsidDel="00000000" w:rsidP="00000000" w:rsidRDefault="00000000" w:rsidRPr="00000000" w14:paraId="000000B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"/>
      </w:sdtPr>
      <w:sdtContent>
        <w:p w:rsidR="00000000" w:rsidDel="00000000" w:rsidP="00000000" w:rsidRDefault="00000000" w:rsidRPr="00000000" w14:paraId="000000B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396"/>
      </w:sdtPr>
      <w:sdtContent>
        <w:p w:rsidR="00000000" w:rsidDel="00000000" w:rsidP="00000000" w:rsidRDefault="00000000" w:rsidRPr="00000000" w14:paraId="000000B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bool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isArmstrong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"/>
      </w:sdtPr>
      <w:sdtContent>
        <w:p w:rsidR="00000000" w:rsidDel="00000000" w:rsidP="00000000" w:rsidRDefault="00000000" w:rsidRPr="00000000" w14:paraId="000000C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8"/>
      </w:sdtPr>
      <w:sdtContent>
        <w:p w:rsidR="00000000" w:rsidDel="00000000" w:rsidP="00000000" w:rsidRDefault="00000000" w:rsidRPr="00000000" w14:paraId="000000C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numDigit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countDigits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"/>
      </w:sdtPr>
      <w:sdtContent>
        <w:p w:rsidR="00000000" w:rsidDel="00000000" w:rsidP="00000000" w:rsidRDefault="00000000" w:rsidRPr="00000000" w14:paraId="000000C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tmp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0"/>
      </w:sdtPr>
      <w:sdtContent>
        <w:p w:rsidR="00000000" w:rsidDel="00000000" w:rsidP="00000000" w:rsidRDefault="00000000" w:rsidRPr="00000000" w14:paraId="000000C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sum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1"/>
      </w:sdtPr>
      <w:sdtContent>
        <w:p w:rsidR="00000000" w:rsidDel="00000000" w:rsidP="00000000" w:rsidRDefault="00000000" w:rsidRPr="00000000" w14:paraId="000000C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last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2"/>
      </w:sdtPr>
      <w:sdtContent>
        <w:p w:rsidR="00000000" w:rsidDel="00000000" w:rsidP="00000000" w:rsidRDefault="00000000" w:rsidRPr="00000000" w14:paraId="000000C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while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tmp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3"/>
      </w:sdtPr>
      <w:sdtContent>
        <w:p w:rsidR="00000000" w:rsidDel="00000000" w:rsidP="00000000" w:rsidRDefault="00000000" w:rsidRPr="00000000" w14:paraId="000000C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4"/>
      </w:sdtPr>
      <w:sdtContent>
        <w:p w:rsidR="00000000" w:rsidDel="00000000" w:rsidP="00000000" w:rsidRDefault="00000000" w:rsidRPr="00000000" w14:paraId="000000C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last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tmp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%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5"/>
      </w:sdtPr>
      <w:sdtContent>
        <w:p w:rsidR="00000000" w:rsidDel="00000000" w:rsidP="00000000" w:rsidRDefault="00000000" w:rsidRPr="00000000" w14:paraId="000000C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tmp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6"/>
      </w:sdtPr>
      <w:sdtContent>
        <w:p w:rsidR="00000000" w:rsidDel="00000000" w:rsidP="00000000" w:rsidRDefault="00000000" w:rsidRPr="00000000" w14:paraId="000000C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sum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pow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last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numDigit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7"/>
      </w:sdtPr>
      <w:sdtContent>
        <w:p w:rsidR="00000000" w:rsidDel="00000000" w:rsidP="00000000" w:rsidRDefault="00000000" w:rsidRPr="00000000" w14:paraId="000000C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8"/>
      </w:sdtPr>
      <w:sdtContent>
        <w:p w:rsidR="00000000" w:rsidDel="00000000" w:rsidP="00000000" w:rsidRDefault="00000000" w:rsidRPr="00000000" w14:paraId="000000C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sum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9"/>
      </w:sdtPr>
      <w:sdtContent>
        <w:p w:rsidR="00000000" w:rsidDel="00000000" w:rsidP="00000000" w:rsidRDefault="00000000" w:rsidRPr="00000000" w14:paraId="000000C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true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"/>
      </w:sdtPr>
      <w:sdtContent>
        <w:p w:rsidR="00000000" w:rsidDel="00000000" w:rsidP="00000000" w:rsidRDefault="00000000" w:rsidRPr="00000000" w14:paraId="000000C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false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"/>
      </w:sdtPr>
      <w:sdtContent>
        <w:p w:rsidR="00000000" w:rsidDel="00000000" w:rsidP="00000000" w:rsidRDefault="00000000" w:rsidRPr="00000000" w14:paraId="000000C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2"/>
      </w:sdtPr>
      <w:sdtContent>
        <w:p w:rsidR="00000000" w:rsidDel="00000000" w:rsidP="00000000" w:rsidRDefault="00000000" w:rsidRPr="00000000" w14:paraId="000000C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13"/>
      </w:sdtPr>
      <w:sdtContent>
        <w:p w:rsidR="00000000" w:rsidDel="00000000" w:rsidP="00000000" w:rsidRDefault="00000000" w:rsidRPr="00000000" w14:paraId="000000D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"/>
      </w:sdtPr>
      <w:sdtContent>
        <w:p w:rsidR="00000000" w:rsidDel="00000000" w:rsidP="00000000" w:rsidRDefault="00000000" w:rsidRPr="00000000" w14:paraId="000000D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5"/>
      </w:sdtPr>
      <w:sdtContent>
        <w:p w:rsidR="00000000" w:rsidDel="00000000" w:rsidP="00000000" w:rsidRDefault="00000000" w:rsidRPr="00000000" w14:paraId="000000D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6"/>
      </w:sdtPr>
      <w:sdtContent>
        <w:p w:rsidR="00000000" w:rsidDel="00000000" w:rsidP="00000000" w:rsidRDefault="00000000" w:rsidRPr="00000000" w14:paraId="000000D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"input number: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"/>
      </w:sdtPr>
      <w:sdtContent>
        <w:p w:rsidR="00000000" w:rsidDel="00000000" w:rsidP="00000000" w:rsidRDefault="00000000" w:rsidRPr="00000000" w14:paraId="000000D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8"/>
      </w:sdtPr>
      <w:sdtContent>
        <w:p w:rsidR="00000000" w:rsidDel="00000000" w:rsidP="00000000" w:rsidRDefault="00000000" w:rsidRPr="00000000" w14:paraId="000000D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20"/>
      </w:sdtPr>
      <w:sdtContent>
        <w:p w:rsidR="00000000" w:rsidDel="00000000" w:rsidP="00000000" w:rsidRDefault="00000000" w:rsidRPr="00000000" w14:paraId="000000D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ins w:author="Nguyen Van Nghiep (K16_HL)" w:id="46" w:date="2022-03-14T09:53:02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isArmstrong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true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sdt>
            <w:sdtPr>
              <w:tag w:val="goog_rdk_419"/>
            </w:sdtPr>
            <w:sdtContent>
              <w:ins w:author="Nguyen Van Nghiep (K16_HL)" w:id="46" w:date="2022-03-14T09:53:0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22"/>
      </w:sdtPr>
      <w:sdtContent>
        <w:p w:rsidR="00000000" w:rsidDel="00000000" w:rsidP="00000000" w:rsidRDefault="00000000" w:rsidRPr="00000000" w14:paraId="000000D7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421"/>
            </w:sdtPr>
            <w:sdtContent>
              <w:ins w:author="Nguyen Van Nghiep (K16_HL)" w:id="46" w:date="2022-03-14T09:53:02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int j = strlen(str);</w:t>
                </w:r>
              </w:ins>
            </w:sdtContent>
          </w:sdt>
        </w:p>
      </w:sdtContent>
    </w:sdt>
    <w:sdt>
      <w:sdtPr>
        <w:tag w:val="goog_rdk_424"/>
      </w:sdtPr>
      <w:sdtContent>
        <w:p w:rsidR="00000000" w:rsidDel="00000000" w:rsidP="00000000" w:rsidRDefault="00000000" w:rsidRPr="00000000" w14:paraId="000000D8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423"/>
            </w:sdtPr>
            <w:sdtContent>
              <w:ins w:author="Nguyen Van Nghiep (K16_HL)" w:id="46" w:date="2022-03-14T09:53:02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int i;</w:t>
                </w:r>
              </w:ins>
            </w:sdtContent>
          </w:sdt>
        </w:p>
      </w:sdtContent>
    </w:sdt>
    <w:sdt>
      <w:sdtPr>
        <w:tag w:val="goog_rdk_426"/>
      </w:sdtPr>
      <w:sdtContent>
        <w:p w:rsidR="00000000" w:rsidDel="00000000" w:rsidP="00000000" w:rsidRDefault="00000000" w:rsidRPr="00000000" w14:paraId="000000D9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425"/>
            </w:sdtPr>
            <w:sdtContent>
              <w:ins w:author="Nguyen Van Nghiep (K16_HL)" w:id="46" w:date="2022-03-14T09:53:02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428"/>
      </w:sdtPr>
      <w:sdtContent>
        <w:p w:rsidR="00000000" w:rsidDel="00000000" w:rsidP="00000000" w:rsidRDefault="00000000" w:rsidRPr="00000000" w14:paraId="000000DA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jc w:val="center"/>
            <w:rPr>
              <w:ins w:author="Nguyen Van Nghiep (K16_HL)" w:id="46" w:date="2022-03-14T09:53:02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9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line="240" w:lineRule="auto"/>
                <w:ind w:left="720" w:hanging="360"/>
              </w:pPr>
            </w:pPrChange>
          </w:pPr>
          <w:sdt>
            <w:sdtPr>
              <w:tag w:val="goog_rdk_427"/>
            </w:sdtPr>
            <w:sdtContent>
              <w:ins w:author="Nguyen Van Nghiep (K16_HL)" w:id="46" w:date="2022-03-14T09:53:02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// Fixed Do not edit anything here.</w:t>
                </w:r>
              </w:ins>
            </w:sdtContent>
          </w:sdt>
        </w:p>
      </w:sdtContent>
    </w:sdt>
    <w:sdt>
      <w:sdtPr>
        <w:tag w:val="goog_rdk_431"/>
      </w:sdtPr>
      <w:sdtContent>
        <w:p w:rsidR="00000000" w:rsidDel="00000000" w:rsidP="00000000" w:rsidRDefault="00000000" w:rsidRPr="00000000" w14:paraId="000000DB">
          <w:pPr>
            <w:numPr>
              <w:ilvl w:val="0"/>
              <w:numId w:val="9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rPr>
              <w:rFonts w:ascii="Consolas" w:cs="Consolas" w:eastAsia="Consolas" w:hAnsi="Consolas"/>
              <w:sz w:val="17"/>
              <w:szCs w:val="17"/>
              <w:rPrChange w:author="Nguyen Van Nghiep (K16_HL)" w:id="50" w:date="2022-03-14T09:53:02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Nguyen Van Nghiep (K16_HL)" w:id="0" w:date="2022-03-14T09:53:02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429"/>
            </w:sdtPr>
            <w:sdtContent>
              <w:ins w:author="Nguyen Van Nghiep (K16_HL)" w:id="46" w:date="2022-03-14T09:53:02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printf("\nOUTPUT:\n");</w:t>
                </w:r>
              </w:ins>
            </w:sdtContent>
          </w:sdt>
          <w:sdt>
            <w:sdtPr>
              <w:tag w:val="goog_rdk_430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432"/>
      </w:sdtPr>
      <w:sdtContent>
        <w:p w:rsidR="00000000" w:rsidDel="00000000" w:rsidP="00000000" w:rsidRDefault="00000000" w:rsidRPr="00000000" w14:paraId="000000D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"/>
      </w:sdtPr>
      <w:sdtContent>
        <w:p w:rsidR="00000000" w:rsidDel="00000000" w:rsidP="00000000" w:rsidRDefault="00000000" w:rsidRPr="00000000" w14:paraId="000000D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is Armstrong number."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4"/>
      </w:sdtPr>
      <w:sdtContent>
        <w:p w:rsidR="00000000" w:rsidDel="00000000" w:rsidP="00000000" w:rsidRDefault="00000000" w:rsidRPr="00000000" w14:paraId="000000D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"/>
      </w:sdtPr>
      <w:sdtContent>
        <w:p w:rsidR="00000000" w:rsidDel="00000000" w:rsidP="00000000" w:rsidRDefault="00000000" w:rsidRPr="00000000" w14:paraId="000000D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"/>
      </w:sdtPr>
      <w:sdtContent>
        <w:p w:rsidR="00000000" w:rsidDel="00000000" w:rsidP="00000000" w:rsidRDefault="00000000" w:rsidRPr="00000000" w14:paraId="000000E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"/>
      </w:sdtPr>
      <w:sdtContent>
        <w:p w:rsidR="00000000" w:rsidDel="00000000" w:rsidP="00000000" w:rsidRDefault="00000000" w:rsidRPr="00000000" w14:paraId="000000E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is not Armstrong number."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"/>
      </w:sdtPr>
      <w:sdtContent>
        <w:p w:rsidR="00000000" w:rsidDel="00000000" w:rsidP="00000000" w:rsidRDefault="00000000" w:rsidRPr="00000000" w14:paraId="000000E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"/>
      </w:sdtPr>
      <w:sdtContent>
        <w:p w:rsidR="00000000" w:rsidDel="00000000" w:rsidP="00000000" w:rsidRDefault="00000000" w:rsidRPr="00000000" w14:paraId="000000E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//getch();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"/>
      </w:sdtPr>
      <w:sdtContent>
        <w:p w:rsidR="00000000" w:rsidDel="00000000" w:rsidP="00000000" w:rsidRDefault="00000000" w:rsidRPr="00000000" w14:paraId="000000E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"/>
      </w:sdtPr>
      <w:sdtContent>
        <w:p w:rsidR="00000000" w:rsidDel="00000000" w:rsidP="00000000" w:rsidRDefault="00000000" w:rsidRPr="00000000" w14:paraId="000000E5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"/>
      </w:sdtPr>
      <w:sdtContent>
        <w:p w:rsidR="00000000" w:rsidDel="00000000" w:rsidP="00000000" w:rsidRDefault="00000000" w:rsidRPr="00000000" w14:paraId="000000E6">
          <w:pPr>
            <w:jc w:val="center"/>
            <w:rPr/>
            <w:pPrChange w:author="Vũ Ngọc Tú" w:id="0" w:date="2022-03-15T14:59:34Z">
              <w:pPr/>
            </w:pPrChange>
          </w:pPr>
          <w:sdt>
            <w:sdtPr>
              <w:tag w:val="goog_rdk_443"/>
            </w:sdtPr>
            <w:sdtContent>
              <w:ins w:author="Duy Vu" w:id="51" w:date="2022-03-12T08:21:02Z">
                <w:r w:rsidDel="00000000" w:rsidR="00000000" w:rsidRPr="00000000">
                  <w:rPr/>
                  <w:drawing>
                    <wp:inline distB="0" distT="0" distL="0" distR="0">
                      <wp:extent cx="5943600" cy="2696845"/>
                      <wp:effectExtent b="0" l="0" r="0" t="0"/>
                      <wp:docPr descr="Text&#10;&#10;Description automatically generated" id="63" name="image13.png"/>
                      <a:graphic>
                        <a:graphicData uri="http://schemas.openxmlformats.org/drawingml/2006/picture">
                          <pic:pic>
                            <pic:nvPicPr>
                              <pic:cNvPr descr="Text&#10;&#10;Description automatically generated" id="0" name="image13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6968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sdt>
            <w:sdtPr>
              <w:tag w:val="goog_rdk_444"/>
            </w:sdtPr>
            <w:sdtContent>
              <w:del w:author="Kiên Vũ Đức" w:id="52" w:date="2022-03-15T10:29:46Z">
                <w:r w:rsidDel="00000000" w:rsidR="00000000" w:rsidRPr="00000000">
                  <w:rPr/>
                  <w:drawing>
                    <wp:inline distB="0" distT="0" distL="0" distR="0">
                      <wp:extent cx="5943600" cy="2696845"/>
                      <wp:effectExtent b="0" l="0" r="0" t="0"/>
                      <wp:docPr descr="Text&#10;&#10;Description automatically generated" id="56" name="image13.png"/>
                      <a:graphic>
                        <a:graphicData uri="http://schemas.openxmlformats.org/drawingml/2006/picture">
                          <pic:pic>
                            <pic:nvPicPr>
                              <pic:cNvPr descr="Text&#10;&#10;Description automatically generated" id="0" name="image13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6968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sdtContent>
          </w:sdt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"/>
      </w:sdtPr>
      <w:sdtContent>
        <w:p w:rsidR="00000000" w:rsidDel="00000000" w:rsidP="00000000" w:rsidRDefault="00000000" w:rsidRPr="00000000" w14:paraId="000000E7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"/>
      </w:sdtPr>
      <w:sdtContent>
        <w:p w:rsidR="00000000" w:rsidDel="00000000" w:rsidP="00000000" w:rsidRDefault="00000000" w:rsidRPr="00000000" w14:paraId="000000E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"/>
      </w:sdtPr>
      <w:sdtContent>
        <w:p w:rsidR="00000000" w:rsidDel="00000000" w:rsidP="00000000" w:rsidRDefault="00000000" w:rsidRPr="00000000" w14:paraId="000000E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"/>
      </w:sdtPr>
      <w:sdtContent>
        <w:p w:rsidR="00000000" w:rsidDel="00000000" w:rsidP="00000000" w:rsidRDefault="00000000" w:rsidRPr="00000000" w14:paraId="000000E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"/>
      </w:sdtPr>
      <w:sdtContent>
        <w:p w:rsidR="00000000" w:rsidDel="00000000" w:rsidP="00000000" w:rsidRDefault="00000000" w:rsidRPr="00000000" w14:paraId="000000E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reversed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remainder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original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"/>
      </w:sdtPr>
      <w:sdtContent>
        <w:p w:rsidR="00000000" w:rsidDel="00000000" w:rsidP="00000000" w:rsidRDefault="00000000" w:rsidRPr="00000000" w14:paraId="000000E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an integer: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"/>
      </w:sdtPr>
      <w:sdtContent>
        <w:p w:rsidR="00000000" w:rsidDel="00000000" w:rsidP="00000000" w:rsidRDefault="00000000" w:rsidRPr="00000000" w14:paraId="000000E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"/>
      </w:sdtPr>
      <w:sdtContent>
        <w:p w:rsidR="00000000" w:rsidDel="00000000" w:rsidP="00000000" w:rsidRDefault="00000000" w:rsidRPr="00000000" w14:paraId="000000E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original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"/>
      </w:sdtPr>
      <w:sdtContent>
        <w:p w:rsidR="00000000" w:rsidDel="00000000" w:rsidP="00000000" w:rsidRDefault="00000000" w:rsidRPr="00000000" w14:paraId="000000E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55"/>
      </w:sdtPr>
      <w:sdtContent>
        <w:p w:rsidR="00000000" w:rsidDel="00000000" w:rsidP="00000000" w:rsidRDefault="00000000" w:rsidRPr="00000000" w14:paraId="000000F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reversed integer is stored in reversed variable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"/>
      </w:sdtPr>
      <w:sdtContent>
        <w:p w:rsidR="00000000" w:rsidDel="00000000" w:rsidP="00000000" w:rsidRDefault="00000000" w:rsidRPr="00000000" w14:paraId="000000F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while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!=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 &amp;&amp; n &gt;= 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"/>
      </w:sdtPr>
      <w:sdtContent>
        <w:p w:rsidR="00000000" w:rsidDel="00000000" w:rsidP="00000000" w:rsidRDefault="00000000" w:rsidRPr="00000000" w14:paraId="000000F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"/>
      </w:sdtPr>
      <w:sdtContent>
        <w:p w:rsidR="00000000" w:rsidDel="00000000" w:rsidP="00000000" w:rsidRDefault="00000000" w:rsidRPr="00000000" w14:paraId="000000F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    remainder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%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"/>
      </w:sdtPr>
      <w:sdtContent>
        <w:p w:rsidR="00000000" w:rsidDel="00000000" w:rsidP="00000000" w:rsidRDefault="00000000" w:rsidRPr="00000000" w14:paraId="000000F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    reversed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reversed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remainder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"/>
      </w:sdtPr>
      <w:sdtContent>
        <w:p w:rsidR="00000000" w:rsidDel="00000000" w:rsidP="00000000" w:rsidRDefault="00000000" w:rsidRPr="00000000" w14:paraId="000000F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   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"/>
      </w:sdtPr>
      <w:sdtContent>
        <w:p w:rsidR="00000000" w:rsidDel="00000000" w:rsidP="00000000" w:rsidRDefault="00000000" w:rsidRPr="00000000" w14:paraId="000000F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"/>
      </w:sdtPr>
      <w:sdtContent>
        <w:p w:rsidR="00000000" w:rsidDel="00000000" w:rsidP="00000000" w:rsidRDefault="00000000" w:rsidRPr="00000000" w14:paraId="000000F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64"/>
      </w:sdtPr>
      <w:sdtContent>
        <w:p w:rsidR="00000000" w:rsidDel="00000000" w:rsidP="00000000" w:rsidRDefault="00000000" w:rsidRPr="00000000" w14:paraId="000000F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palindrome if orignal and reversed are equal</w:t>
          </w:r>
          <w:sdt>
            <w:sdtPr>
              <w:tag w:val="goog_rdk_463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66"/>
      </w:sdtPr>
      <w:sdtContent>
        <w:p w:rsidR="00000000" w:rsidDel="00000000" w:rsidP="00000000" w:rsidRDefault="00000000" w:rsidRPr="00000000" w14:paraId="000000F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// ve hinh tam giac can chieu dai 2 canh = n nhu vi du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68"/>
      </w:sdtPr>
      <w:sdtContent>
        <w:p w:rsidR="00000000" w:rsidDel="00000000" w:rsidP="00000000" w:rsidRDefault="00000000" w:rsidRPr="00000000" w14:paraId="000000F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470"/>
      </w:sdtPr>
      <w:sdtContent>
        <w:p w:rsidR="00000000" w:rsidDel="00000000" w:rsidP="00000000" w:rsidRDefault="00000000" w:rsidRPr="00000000" w14:paraId="000000F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//Vi du n=4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72"/>
      </w:sdtPr>
      <w:sdtContent>
        <w:p w:rsidR="00000000" w:rsidDel="00000000" w:rsidP="00000000" w:rsidRDefault="00000000" w:rsidRPr="00000000" w14:paraId="000000F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/*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74"/>
      </w:sdtPr>
      <w:sdtContent>
        <w:p w:rsidR="00000000" w:rsidDel="00000000" w:rsidP="00000000" w:rsidRDefault="00000000" w:rsidRPr="00000000" w14:paraId="000000F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*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76"/>
      </w:sdtPr>
      <w:sdtContent>
        <w:p w:rsidR="00000000" w:rsidDel="00000000" w:rsidP="00000000" w:rsidRDefault="00000000" w:rsidRPr="00000000" w14:paraId="000000F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**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78"/>
      </w:sdtPr>
      <w:sdtContent>
        <w:p w:rsidR="00000000" w:rsidDel="00000000" w:rsidP="00000000" w:rsidRDefault="00000000" w:rsidRPr="00000000" w14:paraId="000000F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***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80"/>
      </w:sdtPr>
      <w:sdtContent>
        <w:p w:rsidR="00000000" w:rsidDel="00000000" w:rsidP="00000000" w:rsidRDefault="00000000" w:rsidRPr="00000000" w14:paraId="0000010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****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82"/>
      </w:sdtPr>
      <w:sdtContent>
        <w:p w:rsidR="00000000" w:rsidDel="00000000" w:rsidP="00000000" w:rsidRDefault="00000000" w:rsidRPr="00000000" w14:paraId="0000010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***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84"/>
      </w:sdtPr>
      <w:sdtContent>
        <w:p w:rsidR="00000000" w:rsidDel="00000000" w:rsidP="00000000" w:rsidRDefault="00000000" w:rsidRPr="00000000" w14:paraId="0000010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**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86"/>
      </w:sdtPr>
      <w:sdtContent>
        <w:p w:rsidR="00000000" w:rsidDel="00000000" w:rsidP="00000000" w:rsidRDefault="00000000" w:rsidRPr="00000000" w14:paraId="0000010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*</w:t>
                  <w:tab/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88"/>
      </w:sdtPr>
      <w:sdtContent>
        <w:p w:rsidR="00000000" w:rsidDel="00000000" w:rsidP="00000000" w:rsidRDefault="00000000" w:rsidRPr="00000000" w14:paraId="0000010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*/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90"/>
      </w:sdtPr>
      <w:sdtContent>
        <w:p w:rsidR="00000000" w:rsidDel="00000000" w:rsidP="00000000" w:rsidRDefault="00000000" w:rsidRPr="00000000" w14:paraId="0000010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92"/>
      </w:sdtPr>
      <w:sdtContent>
        <w:p w:rsidR="00000000" w:rsidDel="00000000" w:rsidP="00000000" w:rsidRDefault="00000000" w:rsidRPr="00000000" w14:paraId="0000010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94"/>
      </w:sdtPr>
      <w:sdtContent>
        <w:p w:rsidR="00000000" w:rsidDel="00000000" w:rsidP="00000000" w:rsidRDefault="00000000" w:rsidRPr="00000000" w14:paraId="0000010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96"/>
      </w:sdtPr>
      <w:sdtContent>
        <w:p w:rsidR="00000000" w:rsidDel="00000000" w:rsidP="00000000" w:rsidRDefault="00000000" w:rsidRPr="00000000" w14:paraId="0000010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98"/>
      </w:sdtPr>
      <w:sdtContent>
        <w:p w:rsidR="00000000" w:rsidDel="00000000" w:rsidP="00000000" w:rsidRDefault="00000000" w:rsidRPr="00000000" w14:paraId="0000010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&lt;ctype.h&gt;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00"/>
      </w:sdtPr>
      <w:sdtContent>
        <w:p w:rsidR="00000000" w:rsidDel="00000000" w:rsidP="00000000" w:rsidRDefault="00000000" w:rsidRPr="00000000" w14:paraId="0000010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4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02"/>
      </w:sdtPr>
      <w:sdtContent>
        <w:p w:rsidR="00000000" w:rsidDel="00000000" w:rsidP="00000000" w:rsidRDefault="00000000" w:rsidRPr="00000000" w14:paraId="0000010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04"/>
      </w:sdtPr>
      <w:sdtContent>
        <w:p w:rsidR="00000000" w:rsidDel="00000000" w:rsidP="00000000" w:rsidRDefault="00000000" w:rsidRPr="00000000" w14:paraId="0000010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06"/>
      </w:sdtPr>
      <w:sdtContent>
        <w:p w:rsidR="00000000" w:rsidDel="00000000" w:rsidP="00000000" w:rsidRDefault="00000000" w:rsidRPr="00000000" w14:paraId="0000010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08"/>
      </w:sdtPr>
      <w:sdtContent>
        <w:p w:rsidR="00000000" w:rsidDel="00000000" w:rsidP="00000000" w:rsidRDefault="00000000" w:rsidRPr="00000000" w14:paraId="0000010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10"/>
      </w:sdtPr>
      <w:sdtContent>
        <w:p w:rsidR="00000000" w:rsidDel="00000000" w:rsidP="00000000" w:rsidRDefault="00000000" w:rsidRPr="00000000" w14:paraId="0000010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12"/>
      </w:sdtPr>
      <w:sdtContent>
        <w:p w:rsidR="00000000" w:rsidDel="00000000" w:rsidP="00000000" w:rsidRDefault="00000000" w:rsidRPr="00000000" w14:paraId="0000011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 xml:space="preserve">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14"/>
      </w:sdtPr>
      <w:sdtContent>
        <w:p w:rsidR="00000000" w:rsidDel="00000000" w:rsidP="00000000" w:rsidRDefault="00000000" w:rsidRPr="00000000" w14:paraId="0000011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</w:ins>
            </w:sdtContent>
          </w:sdt>
        </w:p>
      </w:sdtContent>
    </w:sdt>
    <w:sdt>
      <w:sdtPr>
        <w:tag w:val="goog_rdk_516"/>
      </w:sdtPr>
      <w:sdtContent>
        <w:p w:rsidR="00000000" w:rsidDel="00000000" w:rsidP="00000000" w:rsidRDefault="00000000" w:rsidRPr="00000000" w14:paraId="0000011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518"/>
      </w:sdtPr>
      <w:sdtContent>
        <w:p w:rsidR="00000000" w:rsidDel="00000000" w:rsidP="00000000" w:rsidRDefault="00000000" w:rsidRPr="00000000" w14:paraId="0000011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520"/>
      </w:sdtPr>
      <w:sdtContent>
        <w:p w:rsidR="00000000" w:rsidDel="00000000" w:rsidP="00000000" w:rsidRDefault="00000000" w:rsidRPr="00000000" w14:paraId="0000011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522"/>
      </w:sdtPr>
      <w:sdtContent>
        <w:p w:rsidR="00000000" w:rsidDel="00000000" w:rsidP="00000000" w:rsidRDefault="00000000" w:rsidRPr="00000000" w14:paraId="0000011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524"/>
      </w:sdtPr>
      <w:sdtContent>
        <w:p w:rsidR="00000000" w:rsidDel="00000000" w:rsidP="00000000" w:rsidRDefault="00000000" w:rsidRPr="00000000" w14:paraId="0000011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526"/>
      </w:sdtPr>
      <w:sdtContent>
        <w:p w:rsidR="00000000" w:rsidDel="00000000" w:rsidP="00000000" w:rsidRDefault="00000000" w:rsidRPr="00000000" w14:paraId="0000011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528"/>
      </w:sdtPr>
      <w:sdtContent>
        <w:p w:rsidR="00000000" w:rsidDel="00000000" w:rsidP="00000000" w:rsidRDefault="00000000" w:rsidRPr="00000000" w14:paraId="0000011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30"/>
      </w:sdtPr>
      <w:sdtContent>
        <w:p w:rsidR="00000000" w:rsidDel="00000000" w:rsidP="00000000" w:rsidRDefault="00000000" w:rsidRPr="00000000" w14:paraId="0000011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32"/>
      </w:sdtPr>
      <w:sdtContent>
        <w:p w:rsidR="00000000" w:rsidDel="00000000" w:rsidP="00000000" w:rsidRDefault="00000000" w:rsidRPr="00000000" w14:paraId="0000011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34"/>
      </w:sdtPr>
      <w:sdtContent>
        <w:p w:rsidR="00000000" w:rsidDel="00000000" w:rsidP="00000000" w:rsidRDefault="00000000" w:rsidRPr="00000000" w14:paraId="0000011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36"/>
      </w:sdtPr>
      <w:sdtContent>
        <w:p w:rsidR="00000000" w:rsidDel="00000000" w:rsidP="00000000" w:rsidRDefault="00000000" w:rsidRPr="00000000" w14:paraId="0000011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38"/>
      </w:sdtPr>
      <w:sdtContent>
        <w:p w:rsidR="00000000" w:rsidDel="00000000" w:rsidP="00000000" w:rsidRDefault="00000000" w:rsidRPr="00000000" w14:paraId="0000011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40"/>
      </w:sdtPr>
      <w:sdtContent>
        <w:p w:rsidR="00000000" w:rsidDel="00000000" w:rsidP="00000000" w:rsidRDefault="00000000" w:rsidRPr="00000000" w14:paraId="0000011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//In cot dung de in 2*n so cot chua sao nhu n=4 thi co 8 cot chua sao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42"/>
      </w:sdtPr>
      <w:sdtContent>
        <w:p w:rsidR="00000000" w:rsidDel="00000000" w:rsidP="00000000" w:rsidRDefault="00000000" w:rsidRPr="00000000" w14:paraId="0000011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44"/>
      </w:sdtPr>
      <w:sdtContent>
        <w:p w:rsidR="00000000" w:rsidDel="00000000" w:rsidP="00000000" w:rsidRDefault="00000000" w:rsidRPr="00000000" w14:paraId="0000012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//Trong vong for nay dung de in hang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46"/>
      </w:sdtPr>
      <w:sdtContent>
        <w:p w:rsidR="00000000" w:rsidDel="00000000" w:rsidP="00000000" w:rsidRDefault="00000000" w:rsidRPr="00000000" w14:paraId="0000012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//Trong 1 hang toi da la n sao 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48"/>
      </w:sdtPr>
      <w:sdtContent>
        <w:p w:rsidR="00000000" w:rsidDel="00000000" w:rsidP="00000000" w:rsidRDefault="00000000" w:rsidRPr="00000000" w14:paraId="0000012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50"/>
      </w:sdtPr>
      <w:sdtContent>
        <w:p w:rsidR="00000000" w:rsidDel="00000000" w:rsidP="00000000" w:rsidRDefault="00000000" w:rsidRPr="00000000" w14:paraId="0000012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52"/>
      </w:sdtPr>
      <w:sdtContent>
        <w:p w:rsidR="00000000" w:rsidDel="00000000" w:rsidP="00000000" w:rsidRDefault="00000000" w:rsidRPr="00000000" w14:paraId="0000012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/*i&gt;= n -1 - j: Dieu kien in ra so sao hang phia duoi*/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54"/>
      </w:sdtPr>
      <w:sdtContent>
        <w:p w:rsidR="00000000" w:rsidDel="00000000" w:rsidP="00000000" w:rsidRDefault="00000000" w:rsidRPr="00000000" w14:paraId="0000012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/*i &lt;= n -1 +j: Dieu kien in ra so sao o hang phia tren*/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56"/>
      </w:sdtPr>
      <w:sdtContent>
        <w:p w:rsidR="00000000" w:rsidDel="00000000" w:rsidP="00000000" w:rsidRDefault="00000000" w:rsidRPr="00000000" w14:paraId="0000012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Qq</w:t>
                  <w:tab/>
                  <w:tab/>
                  <w:tab/>
                  <w:tab/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"*"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58"/>
      </w:sdtPr>
      <w:sdtContent>
        <w:p w:rsidR="00000000" w:rsidDel="00000000" w:rsidP="00000000" w:rsidRDefault="00000000" w:rsidRPr="00000000" w14:paraId="0000012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br w:type="textWrapping"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60"/>
      </w:sdtPr>
      <w:sdtContent>
        <w:p w:rsidR="00000000" w:rsidDel="00000000" w:rsidP="00000000" w:rsidRDefault="00000000" w:rsidRPr="00000000" w14:paraId="0000012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ins>
            </w:sdtContent>
          </w:sdt>
        </w:p>
      </w:sdtContent>
    </w:sdt>
    <w:sdt>
      <w:sdtPr>
        <w:tag w:val="goog_rdk_562"/>
      </w:sdtPr>
      <w:sdtContent>
        <w:p w:rsidR="00000000" w:rsidDel="00000000" w:rsidP="00000000" w:rsidRDefault="00000000" w:rsidRPr="00000000" w14:paraId="0000012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64"/>
      </w:sdtPr>
      <w:sdtContent>
        <w:p w:rsidR="00000000" w:rsidDel="00000000" w:rsidP="00000000" w:rsidRDefault="00000000" w:rsidRPr="00000000" w14:paraId="0000012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66"/>
      </w:sdtPr>
      <w:sdtContent>
        <w:p w:rsidR="00000000" w:rsidDel="00000000" w:rsidP="00000000" w:rsidRDefault="00000000" w:rsidRPr="00000000" w14:paraId="0000012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68"/>
      </w:sdtPr>
      <w:sdtContent>
        <w:p w:rsidR="00000000" w:rsidDel="00000000" w:rsidP="00000000" w:rsidRDefault="00000000" w:rsidRPr="00000000" w14:paraId="0000012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70"/>
      </w:sdtPr>
      <w:sdtContent>
        <w:p w:rsidR="00000000" w:rsidDel="00000000" w:rsidP="00000000" w:rsidRDefault="00000000" w:rsidRPr="00000000" w14:paraId="0000012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72"/>
      </w:sdtPr>
      <w:sdtContent>
        <w:p w:rsidR="00000000" w:rsidDel="00000000" w:rsidP="00000000" w:rsidRDefault="00000000" w:rsidRPr="00000000" w14:paraId="0000012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74"/>
      </w:sdtPr>
      <w:sdtContent>
        <w:p w:rsidR="00000000" w:rsidDel="00000000" w:rsidP="00000000" w:rsidRDefault="00000000" w:rsidRPr="00000000" w14:paraId="0000012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76"/>
      </w:sdtPr>
      <w:sdtContent>
        <w:p w:rsidR="00000000" w:rsidDel="00000000" w:rsidP="00000000" w:rsidRDefault="00000000" w:rsidRPr="00000000" w14:paraId="0000013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78"/>
      </w:sdtPr>
      <w:sdtContent>
        <w:p w:rsidR="00000000" w:rsidDel="00000000" w:rsidP="00000000" w:rsidRDefault="00000000" w:rsidRPr="00000000" w14:paraId="0000013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580"/>
      </w:sdtPr>
      <w:sdtContent>
        <w:p w:rsidR="00000000" w:rsidDel="00000000" w:rsidP="00000000" w:rsidRDefault="00000000" w:rsidRPr="00000000" w14:paraId="0000013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582"/>
      </w:sdtPr>
      <w:sdtContent>
        <w:p w:rsidR="00000000" w:rsidDel="00000000" w:rsidP="00000000" w:rsidRDefault="00000000" w:rsidRPr="00000000" w14:paraId="0000013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584"/>
      </w:sdtPr>
      <w:sdtContent>
        <w:p w:rsidR="00000000" w:rsidDel="00000000" w:rsidP="00000000" w:rsidRDefault="00000000" w:rsidRPr="00000000" w14:paraId="0000013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86"/>
      </w:sdtPr>
      <w:sdtContent>
        <w:p w:rsidR="00000000" w:rsidDel="00000000" w:rsidP="00000000" w:rsidRDefault="00000000" w:rsidRPr="00000000" w14:paraId="0000013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88"/>
      </w:sdtPr>
      <w:sdtContent>
        <w:p w:rsidR="00000000" w:rsidDel="00000000" w:rsidP="00000000" w:rsidRDefault="00000000" w:rsidRPr="00000000" w14:paraId="0000013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90"/>
      </w:sdtPr>
      <w:sdtContent>
        <w:p w:rsidR="00000000" w:rsidDel="00000000" w:rsidP="00000000" w:rsidRDefault="00000000" w:rsidRPr="00000000" w14:paraId="0000013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92"/>
      </w:sdtPr>
      <w:sdtContent>
        <w:p w:rsidR="00000000" w:rsidDel="00000000" w:rsidP="00000000" w:rsidRDefault="00000000" w:rsidRPr="00000000" w14:paraId="0000013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94"/>
      </w:sdtPr>
      <w:sdtContent>
        <w:p w:rsidR="00000000" w:rsidDel="00000000" w:rsidP="00000000" w:rsidRDefault="00000000" w:rsidRPr="00000000" w14:paraId="00000139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593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96"/>
      </w:sdtPr>
      <w:sdtContent>
        <w:p w:rsidR="00000000" w:rsidDel="00000000" w:rsidP="00000000" w:rsidRDefault="00000000" w:rsidRPr="00000000" w14:paraId="0000013A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59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598"/>
      </w:sdtPr>
      <w:sdtContent>
        <w:p w:rsidR="00000000" w:rsidDel="00000000" w:rsidP="00000000" w:rsidRDefault="00000000" w:rsidRPr="00000000" w14:paraId="0000013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5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//Nhap vao so nguyen duong n va n so nguyen. Tim so xuat hien nhieu nhat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00"/>
      </w:sdtPr>
      <w:sdtContent>
        <w:p w:rsidR="00000000" w:rsidDel="00000000" w:rsidP="00000000" w:rsidRDefault="00000000" w:rsidRPr="00000000" w14:paraId="0000013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5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602"/>
      </w:sdtPr>
      <w:sdtContent>
        <w:p w:rsidR="00000000" w:rsidDel="00000000" w:rsidP="00000000" w:rsidRDefault="00000000" w:rsidRPr="00000000" w14:paraId="0000013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6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04"/>
      </w:sdtPr>
      <w:sdtContent>
        <w:p w:rsidR="00000000" w:rsidDel="00000000" w:rsidP="00000000" w:rsidRDefault="00000000" w:rsidRPr="00000000" w14:paraId="0000013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6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06"/>
      </w:sdtPr>
      <w:sdtContent>
        <w:p w:rsidR="00000000" w:rsidDel="00000000" w:rsidP="00000000" w:rsidRDefault="00000000" w:rsidRPr="00000000" w14:paraId="0000013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6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08"/>
      </w:sdtPr>
      <w:sdtContent>
        <w:p w:rsidR="00000000" w:rsidDel="00000000" w:rsidP="00000000" w:rsidRDefault="00000000" w:rsidRPr="00000000" w14:paraId="0000014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6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10"/>
      </w:sdtPr>
      <w:sdtContent>
        <w:p w:rsidR="00000000" w:rsidDel="00000000" w:rsidP="00000000" w:rsidRDefault="00000000" w:rsidRPr="00000000" w14:paraId="0000014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6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&lt;ctype.h&gt;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12"/>
      </w:sdtPr>
      <w:sdtContent>
        <w:p w:rsidR="00000000" w:rsidDel="00000000" w:rsidP="00000000" w:rsidRDefault="00000000" w:rsidRPr="00000000" w14:paraId="0000014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614"/>
      </w:sdtPr>
      <w:sdtContent>
        <w:p w:rsidR="00000000" w:rsidDel="00000000" w:rsidP="00000000" w:rsidRDefault="00000000" w:rsidRPr="00000000" w14:paraId="0000014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616"/>
      </w:sdtPr>
      <w:sdtContent>
        <w:p w:rsidR="00000000" w:rsidDel="00000000" w:rsidP="00000000" w:rsidRDefault="00000000" w:rsidRPr="00000000" w14:paraId="0000014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18"/>
      </w:sdtPr>
      <w:sdtContent>
        <w:p w:rsidR="00000000" w:rsidDel="00000000" w:rsidP="00000000" w:rsidRDefault="00000000" w:rsidRPr="00000000" w14:paraId="0000014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20"/>
      </w:sdtPr>
      <w:sdtContent>
        <w:p w:rsidR="00000000" w:rsidDel="00000000" w:rsidP="00000000" w:rsidRDefault="00000000" w:rsidRPr="00000000" w14:paraId="0000014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22"/>
      </w:sdtPr>
      <w:sdtContent>
        <w:p w:rsidR="00000000" w:rsidDel="00000000" w:rsidP="00000000" w:rsidRDefault="00000000" w:rsidRPr="00000000" w14:paraId="0000014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24"/>
      </w:sdtPr>
      <w:sdtContent>
        <w:p w:rsidR="00000000" w:rsidDel="00000000" w:rsidP="00000000" w:rsidRDefault="00000000" w:rsidRPr="00000000" w14:paraId="0000014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b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//Khoi tao 3 mang so nguyen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26"/>
      </w:sdtPr>
      <w:sdtContent>
        <w:p w:rsidR="00000000" w:rsidDel="00000000" w:rsidP="00000000" w:rsidRDefault="00000000" w:rsidRPr="00000000" w14:paraId="0000014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28"/>
      </w:sdtPr>
      <w:sdtContent>
        <w:p w:rsidR="00000000" w:rsidDel="00000000" w:rsidP="00000000" w:rsidRDefault="00000000" w:rsidRPr="00000000" w14:paraId="0000014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 xml:space="preserve">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//Nhap so phan tu cua mang arr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30"/>
      </w:sdtPr>
      <w:sdtContent>
        <w:p w:rsidR="00000000" w:rsidDel="00000000" w:rsidP="00000000" w:rsidRDefault="00000000" w:rsidRPr="00000000" w14:paraId="0000014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32"/>
      </w:sdtPr>
      <w:sdtContent>
        <w:p w:rsidR="00000000" w:rsidDel="00000000" w:rsidP="00000000" w:rsidRDefault="00000000" w:rsidRPr="00000000" w14:paraId="0000014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34"/>
      </w:sdtPr>
      <w:sdtContent>
        <w:p w:rsidR="00000000" w:rsidDel="00000000" w:rsidP="00000000" w:rsidRDefault="00000000" w:rsidRPr="00000000" w14:paraId="0000014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ab/>
                  <w:t xml:space="preserve">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Nhap n phan tu mang so nguyen arr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36"/>
      </w:sdtPr>
      <w:sdtContent>
        <w:p w:rsidR="00000000" w:rsidDel="00000000" w:rsidP="00000000" w:rsidRDefault="00000000" w:rsidRPr="00000000" w14:paraId="0000014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38"/>
      </w:sdtPr>
      <w:sdtContent>
        <w:p w:rsidR="00000000" w:rsidDel="00000000" w:rsidP="00000000" w:rsidRDefault="00000000" w:rsidRPr="00000000" w14:paraId="0000014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40"/>
      </w:sdtPr>
      <w:sdtContent>
        <w:p w:rsidR="00000000" w:rsidDel="00000000" w:rsidP="00000000" w:rsidRDefault="00000000" w:rsidRPr="00000000" w14:paraId="0000015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42"/>
      </w:sdtPr>
      <w:sdtContent>
        <w:p w:rsidR="00000000" w:rsidDel="00000000" w:rsidP="00000000" w:rsidRDefault="00000000" w:rsidRPr="00000000" w14:paraId="0000015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//Mang so nguyen b[] ghi lai so lan xuat hien cua 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44"/>
      </w:sdtPr>
      <w:sdtContent>
        <w:p w:rsidR="00000000" w:rsidDel="00000000" w:rsidP="00000000" w:rsidRDefault="00000000" w:rsidRPr="00000000" w14:paraId="0000015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b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]]++;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//cac phan tu lon hon 0 trong day arr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46"/>
      </w:sdtPr>
      <w:sdtContent>
        <w:p w:rsidR="00000000" w:rsidDel="00000000" w:rsidP="00000000" w:rsidRDefault="00000000" w:rsidRPr="00000000" w14:paraId="0000015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//Mang so nguyen c[] ghi lai so lan xuat hien cua 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48"/>
      </w:sdtPr>
      <w:sdtContent>
        <w:p w:rsidR="00000000" w:rsidDel="00000000" w:rsidP="00000000" w:rsidRDefault="00000000" w:rsidRPr="00000000" w14:paraId="0000015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]]++;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//cac phan tu nho hon 0 trong day arr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50"/>
      </w:sdtPr>
      <w:sdtContent>
        <w:p w:rsidR="00000000" w:rsidDel="00000000" w:rsidP="00000000" w:rsidRDefault="00000000" w:rsidRPr="00000000" w14:paraId="0000015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52"/>
      </w:sdtPr>
      <w:sdtContent>
        <w:p w:rsidR="00000000" w:rsidDel="00000000" w:rsidP="00000000" w:rsidRDefault="00000000" w:rsidRPr="00000000" w14:paraId="0000015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max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54"/>
      </w:sdtPr>
      <w:sdtContent>
        <w:p w:rsidR="00000000" w:rsidDel="00000000" w:rsidP="00000000" w:rsidRDefault="00000000" w:rsidRPr="00000000" w14:paraId="0000015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56"/>
      </w:sdtPr>
      <w:sdtContent>
        <w:p w:rsidR="00000000" w:rsidDel="00000000" w:rsidP="00000000" w:rsidRDefault="00000000" w:rsidRPr="00000000" w14:paraId="0000015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58"/>
      </w:sdtPr>
      <w:sdtContent>
        <w:p w:rsidR="00000000" w:rsidDel="00000000" w:rsidP="00000000" w:rsidRDefault="00000000" w:rsidRPr="00000000" w14:paraId="0000015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60"/>
      </w:sdtPr>
      <w:sdtContent>
        <w:p w:rsidR="00000000" w:rsidDel="00000000" w:rsidP="00000000" w:rsidRDefault="00000000" w:rsidRPr="00000000" w14:paraId="0000015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62"/>
      </w:sdtPr>
      <w:sdtContent>
        <w:p w:rsidR="00000000" w:rsidDel="00000000" w:rsidP="00000000" w:rsidRDefault="00000000" w:rsidRPr="00000000" w14:paraId="0000015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b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64"/>
      </w:sdtPr>
      <w:sdtContent>
        <w:p w:rsidR="00000000" w:rsidDel="00000000" w:rsidP="00000000" w:rsidRDefault="00000000" w:rsidRPr="00000000" w14:paraId="0000015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t xml:space="preserve">max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b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66"/>
      </w:sdtPr>
      <w:sdtContent>
        <w:p w:rsidR="00000000" w:rsidDel="00000000" w:rsidP="00000000" w:rsidRDefault="00000000" w:rsidRPr="00000000" w14:paraId="0000015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68"/>
      </w:sdtPr>
      <w:sdtContent>
        <w:p w:rsidR="00000000" w:rsidDel="00000000" w:rsidP="00000000" w:rsidRDefault="00000000" w:rsidRPr="00000000" w14:paraId="0000015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70"/>
      </w:sdtPr>
      <w:sdtContent>
        <w:p w:rsidR="00000000" w:rsidDel="00000000" w:rsidP="00000000" w:rsidRDefault="00000000" w:rsidRPr="00000000" w14:paraId="0000015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72"/>
      </w:sdtPr>
      <w:sdtContent>
        <w:p w:rsidR="00000000" w:rsidDel="00000000" w:rsidP="00000000" w:rsidRDefault="00000000" w:rsidRPr="00000000" w14:paraId="0000016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74"/>
      </w:sdtPr>
      <w:sdtContent>
        <w:p w:rsidR="00000000" w:rsidDel="00000000" w:rsidP="00000000" w:rsidRDefault="00000000" w:rsidRPr="00000000" w14:paraId="0000016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t xml:space="preserve">max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76"/>
      </w:sdtPr>
      <w:sdtContent>
        <w:p w:rsidR="00000000" w:rsidDel="00000000" w:rsidP="00000000" w:rsidRDefault="00000000" w:rsidRPr="00000000" w14:paraId="0000016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78"/>
      </w:sdtPr>
      <w:sdtContent>
        <w:p w:rsidR="00000000" w:rsidDel="00000000" w:rsidP="00000000" w:rsidRDefault="00000000" w:rsidRPr="00000000" w14:paraId="0000016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Vong lap tra ra so lan xuat hien nhieu nhat cua mot phan tu trong arr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80"/>
      </w:sdtPr>
      <w:sdtContent>
        <w:p w:rsidR="00000000" w:rsidDel="00000000" w:rsidP="00000000" w:rsidRDefault="00000000" w:rsidRPr="00000000" w14:paraId="0000016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682"/>
      </w:sdtPr>
      <w:sdtContent>
        <w:p w:rsidR="00000000" w:rsidDel="00000000" w:rsidP="00000000" w:rsidRDefault="00000000" w:rsidRPr="00000000" w14:paraId="0000016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684"/>
      </w:sdtPr>
      <w:sdtContent>
        <w:p w:rsidR="00000000" w:rsidDel="00000000" w:rsidP="00000000" w:rsidRDefault="00000000" w:rsidRPr="00000000" w14:paraId="0000016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686"/>
      </w:sdtPr>
      <w:sdtContent>
        <w:p w:rsidR="00000000" w:rsidDel="00000000" w:rsidP="00000000" w:rsidRDefault="00000000" w:rsidRPr="00000000" w14:paraId="0000016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688"/>
      </w:sdtPr>
      <w:sdtContent>
        <w:p w:rsidR="00000000" w:rsidDel="00000000" w:rsidP="00000000" w:rsidRDefault="00000000" w:rsidRPr="00000000" w14:paraId="0000016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690"/>
      </w:sdtPr>
      <w:sdtContent>
        <w:p w:rsidR="00000000" w:rsidDel="00000000" w:rsidP="00000000" w:rsidRDefault="00000000" w:rsidRPr="00000000" w14:paraId="0000016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692"/>
      </w:sdtPr>
      <w:sdtContent>
        <w:p w:rsidR="00000000" w:rsidDel="00000000" w:rsidP="00000000" w:rsidRDefault="00000000" w:rsidRPr="00000000" w14:paraId="0000016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694"/>
      </w:sdtPr>
      <w:sdtContent>
        <w:p w:rsidR="00000000" w:rsidDel="00000000" w:rsidP="00000000" w:rsidRDefault="00000000" w:rsidRPr="00000000" w14:paraId="0000016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96"/>
      </w:sdtPr>
      <w:sdtContent>
        <w:p w:rsidR="00000000" w:rsidDel="00000000" w:rsidP="00000000" w:rsidRDefault="00000000" w:rsidRPr="00000000" w14:paraId="0000016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698"/>
      </w:sdtPr>
      <w:sdtContent>
        <w:p w:rsidR="00000000" w:rsidDel="00000000" w:rsidP="00000000" w:rsidRDefault="00000000" w:rsidRPr="00000000" w14:paraId="0000016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00"/>
      </w:sdtPr>
      <w:sdtContent>
        <w:p w:rsidR="00000000" w:rsidDel="00000000" w:rsidP="00000000" w:rsidRDefault="00000000" w:rsidRPr="00000000" w14:paraId="0000016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6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02"/>
      </w:sdtPr>
      <w:sdtContent>
        <w:p w:rsidR="00000000" w:rsidDel="00000000" w:rsidP="00000000" w:rsidRDefault="00000000" w:rsidRPr="00000000" w14:paraId="0000016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04"/>
      </w:sdtPr>
      <w:sdtContent>
        <w:p w:rsidR="00000000" w:rsidDel="00000000" w:rsidP="00000000" w:rsidRDefault="00000000" w:rsidRPr="00000000" w14:paraId="0000017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b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06"/>
      </w:sdtPr>
      <w:sdtContent>
        <w:p w:rsidR="00000000" w:rsidDel="00000000" w:rsidP="00000000" w:rsidRDefault="00000000" w:rsidRPr="00000000" w14:paraId="0000017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08"/>
      </w:sdtPr>
      <w:sdtContent>
        <w:p w:rsidR="00000000" w:rsidDel="00000000" w:rsidP="00000000" w:rsidRDefault="00000000" w:rsidRPr="00000000" w14:paraId="0000017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10"/>
      </w:sdtPr>
      <w:sdtContent>
        <w:p w:rsidR="00000000" w:rsidDel="00000000" w:rsidP="00000000" w:rsidRDefault="00000000" w:rsidRPr="00000000" w14:paraId="0000017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12"/>
      </w:sdtPr>
      <w:sdtContent>
        <w:p w:rsidR="00000000" w:rsidDel="00000000" w:rsidP="00000000" w:rsidRDefault="00000000" w:rsidRPr="00000000" w14:paraId="0000017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14"/>
      </w:sdtPr>
      <w:sdtContent>
        <w:p w:rsidR="00000000" w:rsidDel="00000000" w:rsidP="00000000" w:rsidRDefault="00000000" w:rsidRPr="00000000" w14:paraId="0000017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16"/>
      </w:sdtPr>
      <w:sdtContent>
        <w:p w:rsidR="00000000" w:rsidDel="00000000" w:rsidP="00000000" w:rsidRDefault="00000000" w:rsidRPr="00000000" w14:paraId="0000017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//In ra phan tu co lan xuat hien nhieu nhat trong day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18"/>
      </w:sdtPr>
      <w:sdtContent>
        <w:p w:rsidR="00000000" w:rsidDel="00000000" w:rsidP="00000000" w:rsidRDefault="00000000" w:rsidRPr="00000000" w14:paraId="0000017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ins>
            </w:sdtContent>
          </w:sdt>
        </w:p>
      </w:sdtContent>
    </w:sdt>
    <w:sdt>
      <w:sdtPr>
        <w:tag w:val="goog_rdk_720"/>
      </w:sdtPr>
      <w:sdtContent>
        <w:p w:rsidR="00000000" w:rsidDel="00000000" w:rsidP="00000000" w:rsidRDefault="00000000" w:rsidRPr="00000000" w14:paraId="0000017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22"/>
      </w:sdtPr>
      <w:sdtContent>
        <w:p w:rsidR="00000000" w:rsidDel="00000000" w:rsidP="00000000" w:rsidRDefault="00000000" w:rsidRPr="00000000" w14:paraId="0000017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24"/>
      </w:sdtPr>
      <w:sdtContent>
        <w:p w:rsidR="00000000" w:rsidDel="00000000" w:rsidP="00000000" w:rsidRDefault="00000000" w:rsidRPr="00000000" w14:paraId="0000017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26"/>
      </w:sdtPr>
      <w:sdtContent>
        <w:p w:rsidR="00000000" w:rsidDel="00000000" w:rsidP="00000000" w:rsidRDefault="00000000" w:rsidRPr="00000000" w14:paraId="0000017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28"/>
      </w:sdtPr>
      <w:sdtContent>
        <w:p w:rsidR="00000000" w:rsidDel="00000000" w:rsidP="00000000" w:rsidRDefault="00000000" w:rsidRPr="00000000" w14:paraId="0000017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30"/>
      </w:sdtPr>
      <w:sdtContent>
        <w:p w:rsidR="00000000" w:rsidDel="00000000" w:rsidP="00000000" w:rsidRDefault="00000000" w:rsidRPr="00000000" w14:paraId="0000017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32"/>
      </w:sdtPr>
      <w:sdtContent>
        <w:p w:rsidR="00000000" w:rsidDel="00000000" w:rsidP="00000000" w:rsidRDefault="00000000" w:rsidRPr="00000000" w14:paraId="0000017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734"/>
      </w:sdtPr>
      <w:sdtContent>
        <w:p w:rsidR="00000000" w:rsidDel="00000000" w:rsidP="00000000" w:rsidRDefault="00000000" w:rsidRPr="00000000" w14:paraId="0000017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736"/>
      </w:sdtPr>
      <w:sdtContent>
        <w:p w:rsidR="00000000" w:rsidDel="00000000" w:rsidP="00000000" w:rsidRDefault="00000000" w:rsidRPr="00000000" w14:paraId="0000018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38"/>
      </w:sdtPr>
      <w:sdtContent>
        <w:p w:rsidR="00000000" w:rsidDel="00000000" w:rsidP="00000000" w:rsidRDefault="00000000" w:rsidRPr="00000000" w14:paraId="0000018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40"/>
      </w:sdtPr>
      <w:sdtContent>
        <w:p w:rsidR="00000000" w:rsidDel="00000000" w:rsidP="00000000" w:rsidRDefault="00000000" w:rsidRPr="00000000" w14:paraId="0000018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42"/>
      </w:sdtPr>
      <w:sdtContent>
        <w:p w:rsidR="00000000" w:rsidDel="00000000" w:rsidP="00000000" w:rsidRDefault="00000000" w:rsidRPr="00000000" w14:paraId="0000018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44"/>
      </w:sdtPr>
      <w:sdtContent>
        <w:p w:rsidR="00000000" w:rsidDel="00000000" w:rsidP="00000000" w:rsidRDefault="00000000" w:rsidRPr="00000000" w14:paraId="0000018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46"/>
      </w:sdtPr>
      <w:sdtContent>
        <w:p w:rsidR="00000000" w:rsidDel="00000000" w:rsidP="00000000" w:rsidRDefault="00000000" w:rsidRPr="00000000" w14:paraId="00000185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74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48"/>
      </w:sdtPr>
      <w:sdtContent>
        <w:p w:rsidR="00000000" w:rsidDel="00000000" w:rsidP="00000000" w:rsidRDefault="00000000" w:rsidRPr="00000000" w14:paraId="00000186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747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50"/>
      </w:sdtPr>
      <w:sdtContent>
        <w:p w:rsidR="00000000" w:rsidDel="00000000" w:rsidP="00000000" w:rsidRDefault="00000000" w:rsidRPr="00000000" w14:paraId="0000018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//Tinh tong sum = 1/x + 1/x^2 + 1/x^3 +... + 1/x^n 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52"/>
      </w:sdtPr>
      <w:sdtContent>
        <w:p w:rsidR="00000000" w:rsidDel="00000000" w:rsidP="00000000" w:rsidRDefault="00000000" w:rsidRPr="00000000" w14:paraId="0000018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//Voi x va n la so nguyen nhap tu ban phim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54"/>
      </w:sdtPr>
      <w:sdtContent>
        <w:p w:rsidR="00000000" w:rsidDel="00000000" w:rsidP="00000000" w:rsidRDefault="00000000" w:rsidRPr="00000000" w14:paraId="0000018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56"/>
      </w:sdtPr>
      <w:sdtContent>
        <w:p w:rsidR="00000000" w:rsidDel="00000000" w:rsidP="00000000" w:rsidRDefault="00000000" w:rsidRPr="00000000" w14:paraId="0000018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58"/>
      </w:sdtPr>
      <w:sdtContent>
        <w:p w:rsidR="00000000" w:rsidDel="00000000" w:rsidP="00000000" w:rsidRDefault="00000000" w:rsidRPr="00000000" w14:paraId="0000018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60"/>
      </w:sdtPr>
      <w:sdtContent>
        <w:p w:rsidR="00000000" w:rsidDel="00000000" w:rsidP="00000000" w:rsidRDefault="00000000" w:rsidRPr="00000000" w14:paraId="0000018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62"/>
      </w:sdtPr>
      <w:sdtContent>
        <w:p w:rsidR="00000000" w:rsidDel="00000000" w:rsidP="00000000" w:rsidRDefault="00000000" w:rsidRPr="00000000" w14:paraId="0000018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64"/>
      </w:sdtPr>
      <w:sdtContent>
        <w:p w:rsidR="00000000" w:rsidDel="00000000" w:rsidP="00000000" w:rsidRDefault="00000000" w:rsidRPr="00000000" w14:paraId="0000018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&lt;ctype.h&gt;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66"/>
      </w:sdtPr>
      <w:sdtContent>
        <w:p w:rsidR="00000000" w:rsidDel="00000000" w:rsidP="00000000" w:rsidRDefault="00000000" w:rsidRPr="00000000" w14:paraId="0000018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68"/>
      </w:sdtPr>
      <w:sdtContent>
        <w:p w:rsidR="00000000" w:rsidDel="00000000" w:rsidP="00000000" w:rsidRDefault="00000000" w:rsidRPr="00000000" w14:paraId="0000019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70"/>
      </w:sdtPr>
      <w:sdtContent>
        <w:p w:rsidR="00000000" w:rsidDel="00000000" w:rsidP="00000000" w:rsidRDefault="00000000" w:rsidRPr="00000000" w14:paraId="0000019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72"/>
      </w:sdtPr>
      <w:sdtContent>
        <w:p w:rsidR="00000000" w:rsidDel="00000000" w:rsidP="00000000" w:rsidRDefault="00000000" w:rsidRPr="00000000" w14:paraId="0000019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74"/>
      </w:sdtPr>
      <w:sdtContent>
        <w:p w:rsidR="00000000" w:rsidDel="00000000" w:rsidP="00000000" w:rsidRDefault="00000000" w:rsidRPr="00000000" w14:paraId="0000019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76"/>
      </w:sdtPr>
      <w:sdtContent>
        <w:p w:rsidR="00000000" w:rsidDel="00000000" w:rsidP="00000000" w:rsidRDefault="00000000" w:rsidRPr="00000000" w14:paraId="0000019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78"/>
      </w:sdtPr>
      <w:sdtContent>
        <w:p w:rsidR="00000000" w:rsidDel="00000000" w:rsidP="00000000" w:rsidRDefault="00000000" w:rsidRPr="00000000" w14:paraId="0000019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 xml:space="preserve">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//Nhap vao hai so nguyen x va n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80"/>
      </w:sdtPr>
      <w:sdtContent>
        <w:p w:rsidR="00000000" w:rsidDel="00000000" w:rsidP="00000000" w:rsidRDefault="00000000" w:rsidRPr="00000000" w14:paraId="0000019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double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sum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//Khoi tao gia tri cua tong bang khong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82"/>
      </w:sdtPr>
      <w:sdtContent>
        <w:p w:rsidR="00000000" w:rsidDel="00000000" w:rsidP="00000000" w:rsidRDefault="00000000" w:rsidRPr="00000000" w14:paraId="0000019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84"/>
      </w:sdtPr>
      <w:sdtContent>
        <w:p w:rsidR="00000000" w:rsidDel="00000000" w:rsidP="00000000" w:rsidRDefault="00000000" w:rsidRPr="00000000" w14:paraId="0000019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86"/>
      </w:sdtPr>
      <w:sdtContent>
        <w:p w:rsidR="00000000" w:rsidDel="00000000" w:rsidP="00000000" w:rsidRDefault="00000000" w:rsidRPr="00000000" w14:paraId="0000019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88"/>
      </w:sdtPr>
      <w:sdtContent>
        <w:p w:rsidR="00000000" w:rsidDel="00000000" w:rsidP="00000000" w:rsidRDefault="00000000" w:rsidRPr="00000000" w14:paraId="0000019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ab/>
                  <w:t xml:space="preserve">sum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pow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//pow(x,i) la ham tinh luy thua bac i cua x 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90"/>
      </w:sdtPr>
      <w:sdtContent>
        <w:p w:rsidR="00000000" w:rsidDel="00000000" w:rsidP="00000000" w:rsidRDefault="00000000" w:rsidRPr="00000000" w14:paraId="0000019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92"/>
      </w:sdtPr>
      <w:sdtContent>
        <w:p w:rsidR="00000000" w:rsidDel="00000000" w:rsidP="00000000" w:rsidRDefault="00000000" w:rsidRPr="00000000" w14:paraId="0000019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794"/>
      </w:sdtPr>
      <w:sdtContent>
        <w:p w:rsidR="00000000" w:rsidDel="00000000" w:rsidP="00000000" w:rsidRDefault="00000000" w:rsidRPr="00000000" w14:paraId="0000019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796"/>
      </w:sdtPr>
      <w:sdtContent>
        <w:p w:rsidR="00000000" w:rsidDel="00000000" w:rsidP="00000000" w:rsidRDefault="00000000" w:rsidRPr="00000000" w14:paraId="0000019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798"/>
      </w:sdtPr>
      <w:sdtContent>
        <w:p w:rsidR="00000000" w:rsidDel="00000000" w:rsidP="00000000" w:rsidRDefault="00000000" w:rsidRPr="00000000" w14:paraId="0000019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00"/>
      </w:sdtPr>
      <w:sdtContent>
        <w:p w:rsidR="00000000" w:rsidDel="00000000" w:rsidP="00000000" w:rsidRDefault="00000000" w:rsidRPr="00000000" w14:paraId="000001A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7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02"/>
      </w:sdtPr>
      <w:sdtContent>
        <w:p w:rsidR="00000000" w:rsidDel="00000000" w:rsidP="00000000" w:rsidRDefault="00000000" w:rsidRPr="00000000" w14:paraId="000001A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"%.2lf\n"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sum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04"/>
      </w:sdtPr>
      <w:sdtContent>
        <w:p w:rsidR="00000000" w:rsidDel="00000000" w:rsidP="00000000" w:rsidRDefault="00000000" w:rsidRPr="00000000" w14:paraId="000001A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806"/>
      </w:sdtPr>
      <w:sdtContent>
        <w:p w:rsidR="00000000" w:rsidDel="00000000" w:rsidP="00000000" w:rsidRDefault="00000000" w:rsidRPr="00000000" w14:paraId="000001A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808"/>
      </w:sdtPr>
      <w:sdtContent>
        <w:p w:rsidR="00000000" w:rsidDel="00000000" w:rsidP="00000000" w:rsidRDefault="00000000" w:rsidRPr="00000000" w14:paraId="000001A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10"/>
      </w:sdtPr>
      <w:sdtContent>
        <w:p w:rsidR="00000000" w:rsidDel="00000000" w:rsidP="00000000" w:rsidRDefault="00000000" w:rsidRPr="00000000" w14:paraId="000001A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12"/>
      </w:sdtPr>
      <w:sdtContent>
        <w:p w:rsidR="00000000" w:rsidDel="00000000" w:rsidP="00000000" w:rsidRDefault="00000000" w:rsidRPr="00000000" w14:paraId="000001A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14"/>
      </w:sdtPr>
      <w:sdtContent>
        <w:p w:rsidR="00000000" w:rsidDel="00000000" w:rsidP="00000000" w:rsidRDefault="00000000" w:rsidRPr="00000000" w14:paraId="000001A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16"/>
      </w:sdtPr>
      <w:sdtContent>
        <w:p w:rsidR="00000000" w:rsidDel="00000000" w:rsidP="00000000" w:rsidRDefault="00000000" w:rsidRPr="00000000" w14:paraId="000001A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18"/>
      </w:sdtPr>
      <w:sdtContent>
        <w:p w:rsidR="00000000" w:rsidDel="00000000" w:rsidP="00000000" w:rsidRDefault="00000000" w:rsidRPr="00000000" w14:paraId="000001A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nhap vao mot chuoi bat ki, xoa het cac ki tu và so, chi giu lai cac chu cai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20"/>
      </w:sdtPr>
      <w:sdtContent>
        <w:p w:rsidR="00000000" w:rsidDel="00000000" w:rsidP="00000000" w:rsidRDefault="00000000" w:rsidRPr="00000000" w14:paraId="000001A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822"/>
      </w:sdtPr>
      <w:sdtContent>
        <w:p w:rsidR="00000000" w:rsidDel="00000000" w:rsidP="00000000" w:rsidRDefault="00000000" w:rsidRPr="00000000" w14:paraId="000001A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24"/>
      </w:sdtPr>
      <w:sdtContent>
        <w:p w:rsidR="00000000" w:rsidDel="00000000" w:rsidP="00000000" w:rsidRDefault="00000000" w:rsidRPr="00000000" w14:paraId="000001A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26"/>
      </w:sdtPr>
      <w:sdtContent>
        <w:p w:rsidR="00000000" w:rsidDel="00000000" w:rsidP="00000000" w:rsidRDefault="00000000" w:rsidRPr="00000000" w14:paraId="000001A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28"/>
      </w:sdtPr>
      <w:sdtContent>
        <w:p w:rsidR="00000000" w:rsidDel="00000000" w:rsidP="00000000" w:rsidRDefault="00000000" w:rsidRPr="00000000" w14:paraId="000001A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30"/>
      </w:sdtPr>
      <w:sdtContent>
        <w:p w:rsidR="00000000" w:rsidDel="00000000" w:rsidP="00000000" w:rsidRDefault="00000000" w:rsidRPr="00000000" w14:paraId="000001A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&lt;ctype.h&gt;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32"/>
      </w:sdtPr>
      <w:sdtContent>
        <w:p w:rsidR="00000000" w:rsidDel="00000000" w:rsidP="00000000" w:rsidRDefault="00000000" w:rsidRPr="00000000" w14:paraId="000001B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&lt;stdbool.h&gt;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34"/>
      </w:sdtPr>
      <w:sdtContent>
        <w:p w:rsidR="00000000" w:rsidDel="00000000" w:rsidP="00000000" w:rsidRDefault="00000000" w:rsidRPr="00000000" w14:paraId="000001B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836"/>
      </w:sdtPr>
      <w:sdtContent>
        <w:p w:rsidR="00000000" w:rsidDel="00000000" w:rsidP="00000000" w:rsidRDefault="00000000" w:rsidRPr="00000000" w14:paraId="000001B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38"/>
      </w:sdtPr>
      <w:sdtContent>
        <w:p w:rsidR="00000000" w:rsidDel="00000000" w:rsidP="00000000" w:rsidRDefault="00000000" w:rsidRPr="00000000" w14:paraId="000001B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40"/>
      </w:sdtPr>
      <w:sdtContent>
        <w:p w:rsidR="00000000" w:rsidDel="00000000" w:rsidP="00000000" w:rsidRDefault="00000000" w:rsidRPr="00000000" w14:paraId="000001B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42"/>
      </w:sdtPr>
      <w:sdtContent>
        <w:p w:rsidR="00000000" w:rsidDel="00000000" w:rsidP="00000000" w:rsidRDefault="00000000" w:rsidRPr="00000000" w14:paraId="000001B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44"/>
      </w:sdtPr>
      <w:sdtContent>
        <w:p w:rsidR="00000000" w:rsidDel="00000000" w:rsidP="00000000" w:rsidRDefault="00000000" w:rsidRPr="00000000" w14:paraId="000001B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 xml:space="preserve">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"%[^\n]"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46"/>
      </w:sdtPr>
      <w:sdtContent>
        <w:p w:rsidR="00000000" w:rsidDel="00000000" w:rsidP="00000000" w:rsidRDefault="00000000" w:rsidRPr="00000000" w14:paraId="000001B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48"/>
      </w:sdtPr>
      <w:sdtContent>
        <w:p w:rsidR="00000000" w:rsidDel="00000000" w:rsidP="00000000" w:rsidRDefault="00000000" w:rsidRPr="00000000" w14:paraId="000001B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bool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all_al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false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50"/>
      </w:sdtPr>
      <w:sdtContent>
        <w:p w:rsidR="00000000" w:rsidDel="00000000" w:rsidP="00000000" w:rsidRDefault="00000000" w:rsidRPr="00000000" w14:paraId="000001B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all_al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false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lap de xoa ki tu khong phai chu cai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52"/>
      </w:sdtPr>
      <w:sdtContent>
        <w:p w:rsidR="00000000" w:rsidDel="00000000" w:rsidP="00000000" w:rsidRDefault="00000000" w:rsidRPr="00000000" w14:paraId="000001B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54"/>
      </w:sdtPr>
      <w:sdtContent>
        <w:p w:rsidR="00000000" w:rsidDel="00000000" w:rsidP="00000000" w:rsidRDefault="00000000" w:rsidRPr="00000000" w14:paraId="000001B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ab/>
                  <w:t xml:space="preserve">all_al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true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56"/>
      </w:sdtPr>
      <w:sdtContent>
        <w:p w:rsidR="00000000" w:rsidDel="00000000" w:rsidP="00000000" w:rsidRDefault="00000000" w:rsidRPr="00000000" w14:paraId="000001B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58"/>
      </w:sdtPr>
      <w:sdtContent>
        <w:p w:rsidR="00000000" w:rsidDel="00000000" w:rsidP="00000000" w:rsidRDefault="00000000" w:rsidRPr="00000000" w14:paraId="000001B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60"/>
      </w:sdtPr>
      <w:sdtContent>
        <w:p w:rsidR="00000000" w:rsidDel="00000000" w:rsidP="00000000" w:rsidRDefault="00000000" w:rsidRPr="00000000" w14:paraId="000001B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(!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isalpha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kiem tra xem str[i] co phai la chu cai khong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62"/>
      </w:sdtPr>
      <w:sdtContent>
        <w:p w:rsidR="00000000" w:rsidDel="00000000" w:rsidP="00000000" w:rsidRDefault="00000000" w:rsidRPr="00000000" w14:paraId="000001B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64"/>
      </w:sdtPr>
      <w:sdtContent>
        <w:p w:rsidR="00000000" w:rsidDel="00000000" w:rsidP="00000000" w:rsidRDefault="00000000" w:rsidRPr="00000000" w14:paraId="000001C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xoa str[i] neu str[i] khong phai chu cai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66"/>
      </w:sdtPr>
      <w:sdtContent>
        <w:p w:rsidR="00000000" w:rsidDel="00000000" w:rsidP="00000000" w:rsidRDefault="00000000" w:rsidRPr="00000000" w14:paraId="000001C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68"/>
      </w:sdtPr>
      <w:sdtContent>
        <w:p w:rsidR="00000000" w:rsidDel="00000000" w:rsidP="00000000" w:rsidRDefault="00000000" w:rsidRPr="00000000" w14:paraId="000001C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tab/>
                  <w:t xml:space="preserve">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70"/>
      </w:sdtPr>
      <w:sdtContent>
        <w:p w:rsidR="00000000" w:rsidDel="00000000" w:rsidP="00000000" w:rsidRDefault="00000000" w:rsidRPr="00000000" w14:paraId="000001C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ins>
            </w:sdtContent>
          </w:sdt>
        </w:p>
      </w:sdtContent>
    </w:sdt>
    <w:sdt>
      <w:sdtPr>
        <w:tag w:val="goog_rdk_872"/>
      </w:sdtPr>
      <w:sdtContent>
        <w:p w:rsidR="00000000" w:rsidDel="00000000" w:rsidP="00000000" w:rsidRDefault="00000000" w:rsidRPr="00000000" w14:paraId="000001C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ins>
            </w:sdtContent>
          </w:sdt>
        </w:p>
      </w:sdtContent>
    </w:sdt>
    <w:sdt>
      <w:sdtPr>
        <w:tag w:val="goog_rdk_874"/>
      </w:sdtPr>
      <w:sdtContent>
        <w:p w:rsidR="00000000" w:rsidDel="00000000" w:rsidP="00000000" w:rsidRDefault="00000000" w:rsidRPr="00000000" w14:paraId="000001C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76"/>
      </w:sdtPr>
      <w:sdtContent>
        <w:p w:rsidR="00000000" w:rsidDel="00000000" w:rsidP="00000000" w:rsidRDefault="00000000" w:rsidRPr="00000000" w14:paraId="000001C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kiem tra trong str co ki tu nao khong phai chu cai khong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78"/>
      </w:sdtPr>
      <w:sdtContent>
        <w:p w:rsidR="00000000" w:rsidDel="00000000" w:rsidP="00000000" w:rsidRDefault="00000000" w:rsidRPr="00000000" w14:paraId="000001C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80"/>
      </w:sdtPr>
      <w:sdtContent>
        <w:p w:rsidR="00000000" w:rsidDel="00000000" w:rsidP="00000000" w:rsidRDefault="00000000" w:rsidRPr="00000000" w14:paraId="000001C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(!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isalpha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82"/>
      </w:sdtPr>
      <w:sdtContent>
        <w:p w:rsidR="00000000" w:rsidDel="00000000" w:rsidP="00000000" w:rsidRDefault="00000000" w:rsidRPr="00000000" w14:paraId="000001C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t xml:space="preserve">all_al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false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84"/>
      </w:sdtPr>
      <w:sdtContent>
        <w:p w:rsidR="00000000" w:rsidDel="00000000" w:rsidP="00000000" w:rsidRDefault="00000000" w:rsidRPr="00000000" w14:paraId="000001C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86"/>
      </w:sdtPr>
      <w:sdtContent>
        <w:p w:rsidR="00000000" w:rsidDel="00000000" w:rsidP="00000000" w:rsidRDefault="00000000" w:rsidRPr="00000000" w14:paraId="000001C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888"/>
      </w:sdtPr>
      <w:sdtContent>
        <w:p w:rsidR="00000000" w:rsidDel="00000000" w:rsidP="00000000" w:rsidRDefault="00000000" w:rsidRPr="00000000" w14:paraId="000001C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ins>
            </w:sdtContent>
          </w:sdt>
        </w:p>
      </w:sdtContent>
    </w:sdt>
    <w:sdt>
      <w:sdtPr>
        <w:tag w:val="goog_rdk_890"/>
      </w:sdtPr>
      <w:sdtContent>
        <w:p w:rsidR="00000000" w:rsidDel="00000000" w:rsidP="00000000" w:rsidRDefault="00000000" w:rsidRPr="00000000" w14:paraId="000001C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892"/>
      </w:sdtPr>
      <w:sdtContent>
        <w:p w:rsidR="00000000" w:rsidDel="00000000" w:rsidP="00000000" w:rsidRDefault="00000000" w:rsidRPr="00000000" w14:paraId="000001C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894"/>
      </w:sdtPr>
      <w:sdtContent>
        <w:p w:rsidR="00000000" w:rsidDel="00000000" w:rsidP="00000000" w:rsidRDefault="00000000" w:rsidRPr="00000000" w14:paraId="000001C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896"/>
      </w:sdtPr>
      <w:sdtContent>
        <w:p w:rsidR="00000000" w:rsidDel="00000000" w:rsidP="00000000" w:rsidRDefault="00000000" w:rsidRPr="00000000" w14:paraId="000001D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898"/>
      </w:sdtPr>
      <w:sdtContent>
        <w:p w:rsidR="00000000" w:rsidDel="00000000" w:rsidP="00000000" w:rsidRDefault="00000000" w:rsidRPr="00000000" w14:paraId="000001D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900"/>
      </w:sdtPr>
      <w:sdtContent>
        <w:p w:rsidR="00000000" w:rsidDel="00000000" w:rsidP="00000000" w:rsidRDefault="00000000" w:rsidRPr="00000000" w14:paraId="000001D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8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902"/>
      </w:sdtPr>
      <w:sdtContent>
        <w:p w:rsidR="00000000" w:rsidDel="00000000" w:rsidP="00000000" w:rsidRDefault="00000000" w:rsidRPr="00000000" w14:paraId="000001D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04"/>
      </w:sdtPr>
      <w:sdtContent>
        <w:p w:rsidR="00000000" w:rsidDel="00000000" w:rsidP="00000000" w:rsidRDefault="00000000" w:rsidRPr="00000000" w14:paraId="000001D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06"/>
      </w:sdtPr>
      <w:sdtContent>
        <w:p w:rsidR="00000000" w:rsidDel="00000000" w:rsidP="00000000" w:rsidRDefault="00000000" w:rsidRPr="00000000" w14:paraId="000001D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08"/>
      </w:sdtPr>
      <w:sdtContent>
        <w:p w:rsidR="00000000" w:rsidDel="00000000" w:rsidP="00000000" w:rsidRDefault="00000000" w:rsidRPr="00000000" w14:paraId="000001D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"%s\n"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10"/>
      </w:sdtPr>
      <w:sdtContent>
        <w:p w:rsidR="00000000" w:rsidDel="00000000" w:rsidP="00000000" w:rsidRDefault="00000000" w:rsidRPr="00000000" w14:paraId="000001D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ins>
            </w:sdtContent>
          </w:sdt>
        </w:p>
      </w:sdtContent>
    </w:sdt>
    <w:sdt>
      <w:sdtPr>
        <w:tag w:val="goog_rdk_912"/>
      </w:sdtPr>
      <w:sdtContent>
        <w:p w:rsidR="00000000" w:rsidDel="00000000" w:rsidP="00000000" w:rsidRDefault="00000000" w:rsidRPr="00000000" w14:paraId="000001D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14"/>
      </w:sdtPr>
      <w:sdtContent>
        <w:p w:rsidR="00000000" w:rsidDel="00000000" w:rsidP="00000000" w:rsidRDefault="00000000" w:rsidRPr="00000000" w14:paraId="000001D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16"/>
      </w:sdtPr>
      <w:sdtContent>
        <w:p w:rsidR="00000000" w:rsidDel="00000000" w:rsidP="00000000" w:rsidRDefault="00000000" w:rsidRPr="00000000" w14:paraId="000001D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18"/>
      </w:sdtPr>
      <w:sdtContent>
        <w:p w:rsidR="00000000" w:rsidDel="00000000" w:rsidP="00000000" w:rsidRDefault="00000000" w:rsidRPr="00000000" w14:paraId="000001D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20"/>
      </w:sdtPr>
      <w:sdtContent>
        <w:p w:rsidR="00000000" w:rsidDel="00000000" w:rsidP="00000000" w:rsidRDefault="00000000" w:rsidRPr="00000000" w14:paraId="000001D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22"/>
      </w:sdtPr>
      <w:sdtContent>
        <w:p w:rsidR="00000000" w:rsidDel="00000000" w:rsidP="00000000" w:rsidRDefault="00000000" w:rsidRPr="00000000" w14:paraId="000001D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24"/>
      </w:sdtPr>
      <w:sdtContent>
        <w:p w:rsidR="00000000" w:rsidDel="00000000" w:rsidP="00000000" w:rsidRDefault="00000000" w:rsidRPr="00000000" w14:paraId="000001D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926"/>
      </w:sdtPr>
      <w:sdtContent>
        <w:p w:rsidR="00000000" w:rsidDel="00000000" w:rsidP="00000000" w:rsidRDefault="00000000" w:rsidRPr="00000000" w14:paraId="000001D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928"/>
      </w:sdtPr>
      <w:sdtContent>
        <w:p w:rsidR="00000000" w:rsidDel="00000000" w:rsidP="00000000" w:rsidRDefault="00000000" w:rsidRPr="00000000" w14:paraId="000001E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30"/>
      </w:sdtPr>
      <w:sdtContent>
        <w:p w:rsidR="00000000" w:rsidDel="00000000" w:rsidP="00000000" w:rsidRDefault="00000000" w:rsidRPr="00000000" w14:paraId="000001E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32"/>
      </w:sdtPr>
      <w:sdtContent>
        <w:p w:rsidR="00000000" w:rsidDel="00000000" w:rsidP="00000000" w:rsidRDefault="00000000" w:rsidRPr="00000000" w14:paraId="000001E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34"/>
      </w:sdtPr>
      <w:sdtContent>
        <w:p w:rsidR="00000000" w:rsidDel="00000000" w:rsidP="00000000" w:rsidRDefault="00000000" w:rsidRPr="00000000" w14:paraId="000001E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36"/>
      </w:sdtPr>
      <w:sdtContent>
        <w:p w:rsidR="00000000" w:rsidDel="00000000" w:rsidP="00000000" w:rsidRDefault="00000000" w:rsidRPr="00000000" w14:paraId="000001E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38"/>
      </w:sdtPr>
      <w:sdtContent>
        <w:p w:rsidR="00000000" w:rsidDel="00000000" w:rsidP="00000000" w:rsidRDefault="00000000" w:rsidRPr="00000000" w14:paraId="000001E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//nhap vao mot so tu nhien n, in ra 4 so nguyen to gan nhat lon hon n 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40"/>
      </w:sdtPr>
      <w:sdtContent>
        <w:p w:rsidR="00000000" w:rsidDel="00000000" w:rsidP="00000000" w:rsidRDefault="00000000" w:rsidRPr="00000000" w14:paraId="000001E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42"/>
      </w:sdtPr>
      <w:sdtContent>
        <w:p w:rsidR="00000000" w:rsidDel="00000000" w:rsidP="00000000" w:rsidRDefault="00000000" w:rsidRPr="00000000" w14:paraId="000001E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44"/>
      </w:sdtPr>
      <w:sdtContent>
        <w:p w:rsidR="00000000" w:rsidDel="00000000" w:rsidP="00000000" w:rsidRDefault="00000000" w:rsidRPr="00000000" w14:paraId="000001E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46"/>
      </w:sdtPr>
      <w:sdtContent>
        <w:p w:rsidR="00000000" w:rsidDel="00000000" w:rsidP="00000000" w:rsidRDefault="00000000" w:rsidRPr="00000000" w14:paraId="000001E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48"/>
      </w:sdtPr>
      <w:sdtContent>
        <w:p w:rsidR="00000000" w:rsidDel="00000000" w:rsidP="00000000" w:rsidRDefault="00000000" w:rsidRPr="00000000" w14:paraId="000001E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50"/>
      </w:sdtPr>
      <w:sdtContent>
        <w:p w:rsidR="00000000" w:rsidDel="00000000" w:rsidP="00000000" w:rsidRDefault="00000000" w:rsidRPr="00000000" w14:paraId="000001E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&lt;ctype.h&gt;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52"/>
      </w:sdtPr>
      <w:sdtContent>
        <w:p w:rsidR="00000000" w:rsidDel="00000000" w:rsidP="00000000" w:rsidRDefault="00000000" w:rsidRPr="00000000" w14:paraId="000001E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&lt;stdbool.h&gt;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54"/>
      </w:sdtPr>
      <w:sdtContent>
        <w:p w:rsidR="00000000" w:rsidDel="00000000" w:rsidP="00000000" w:rsidRDefault="00000000" w:rsidRPr="00000000" w14:paraId="000001E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56"/>
      </w:sdtPr>
      <w:sdtContent>
        <w:p w:rsidR="00000000" w:rsidDel="00000000" w:rsidP="00000000" w:rsidRDefault="00000000" w:rsidRPr="00000000" w14:paraId="000001E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bool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isPrime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ham kiem tra so nguyen to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58"/>
      </w:sdtPr>
      <w:sdtContent>
        <w:p w:rsidR="00000000" w:rsidDel="00000000" w:rsidP="00000000" w:rsidRDefault="00000000" w:rsidRPr="00000000" w14:paraId="000001E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60"/>
      </w:sdtPr>
      <w:sdtContent>
        <w:p w:rsidR="00000000" w:rsidDel="00000000" w:rsidP="00000000" w:rsidRDefault="00000000" w:rsidRPr="00000000" w14:paraId="000001F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62"/>
      </w:sdtPr>
      <w:sdtContent>
        <w:p w:rsidR="00000000" w:rsidDel="00000000" w:rsidP="00000000" w:rsidRDefault="00000000" w:rsidRPr="00000000" w14:paraId="000001F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false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64"/>
      </w:sdtPr>
      <w:sdtContent>
        <w:p w:rsidR="00000000" w:rsidDel="00000000" w:rsidP="00000000" w:rsidRDefault="00000000" w:rsidRPr="00000000" w14:paraId="000001F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66"/>
      </w:sdtPr>
      <w:sdtContent>
        <w:p w:rsidR="00000000" w:rsidDel="00000000" w:rsidP="00000000" w:rsidRDefault="00000000" w:rsidRPr="00000000" w14:paraId="000001F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sqrt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68"/>
      </w:sdtPr>
      <w:sdtContent>
        <w:p w:rsidR="00000000" w:rsidDel="00000000" w:rsidP="00000000" w:rsidRDefault="00000000" w:rsidRPr="00000000" w14:paraId="000001F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70"/>
      </w:sdtPr>
      <w:sdtContent>
        <w:p w:rsidR="00000000" w:rsidDel="00000000" w:rsidP="00000000" w:rsidRDefault="00000000" w:rsidRPr="00000000" w14:paraId="000001F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72"/>
      </w:sdtPr>
      <w:sdtContent>
        <w:p w:rsidR="00000000" w:rsidDel="00000000" w:rsidP="00000000" w:rsidRDefault="00000000" w:rsidRPr="00000000" w14:paraId="000001F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false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74"/>
      </w:sdtPr>
      <w:sdtContent>
        <w:p w:rsidR="00000000" w:rsidDel="00000000" w:rsidP="00000000" w:rsidRDefault="00000000" w:rsidRPr="00000000" w14:paraId="000001F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76"/>
      </w:sdtPr>
      <w:sdtContent>
        <w:p w:rsidR="00000000" w:rsidDel="00000000" w:rsidP="00000000" w:rsidRDefault="00000000" w:rsidRPr="00000000" w14:paraId="000001F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true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78"/>
      </w:sdtPr>
      <w:sdtContent>
        <w:p w:rsidR="00000000" w:rsidDel="00000000" w:rsidP="00000000" w:rsidRDefault="00000000" w:rsidRPr="00000000" w14:paraId="000001F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80"/>
      </w:sdtPr>
      <w:sdtContent>
        <w:p w:rsidR="00000000" w:rsidDel="00000000" w:rsidP="00000000" w:rsidRDefault="00000000" w:rsidRPr="00000000" w14:paraId="000001F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982"/>
      </w:sdtPr>
      <w:sdtContent>
        <w:p w:rsidR="00000000" w:rsidDel="00000000" w:rsidP="00000000" w:rsidRDefault="00000000" w:rsidRPr="00000000" w14:paraId="000001F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84"/>
      </w:sdtPr>
      <w:sdtContent>
        <w:p w:rsidR="00000000" w:rsidDel="00000000" w:rsidP="00000000" w:rsidRDefault="00000000" w:rsidRPr="00000000" w14:paraId="000001F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86"/>
      </w:sdtPr>
      <w:sdtContent>
        <w:p w:rsidR="00000000" w:rsidDel="00000000" w:rsidP="00000000" w:rsidRDefault="00000000" w:rsidRPr="00000000" w14:paraId="000001F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88"/>
      </w:sdtPr>
      <w:sdtContent>
        <w:p w:rsidR="00000000" w:rsidDel="00000000" w:rsidP="00000000" w:rsidRDefault="00000000" w:rsidRPr="00000000" w14:paraId="000001F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count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4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90"/>
      </w:sdtPr>
      <w:sdtContent>
        <w:p w:rsidR="00000000" w:rsidDel="00000000" w:rsidP="00000000" w:rsidRDefault="00000000" w:rsidRPr="00000000" w14:paraId="000001F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92"/>
      </w:sdtPr>
      <w:sdtContent>
        <w:p w:rsidR="00000000" w:rsidDel="00000000" w:rsidP="00000000" w:rsidRDefault="00000000" w:rsidRPr="00000000" w14:paraId="0000020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  <w:t xml:space="preserve">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94"/>
      </w:sdtPr>
      <w:sdtContent>
        <w:p w:rsidR="00000000" w:rsidDel="00000000" w:rsidP="00000000" w:rsidRDefault="00000000" w:rsidRPr="00000000" w14:paraId="0000020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996"/>
      </w:sdtPr>
      <w:sdtContent>
        <w:p w:rsidR="00000000" w:rsidDel="00000000" w:rsidP="00000000" w:rsidRDefault="00000000" w:rsidRPr="00000000" w14:paraId="0000020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998"/>
      </w:sdtPr>
      <w:sdtContent>
        <w:p w:rsidR="00000000" w:rsidDel="00000000" w:rsidP="00000000" w:rsidRDefault="00000000" w:rsidRPr="00000000" w14:paraId="0000020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1000"/>
      </w:sdtPr>
      <w:sdtContent>
        <w:p w:rsidR="00000000" w:rsidDel="00000000" w:rsidP="00000000" w:rsidRDefault="00000000" w:rsidRPr="00000000" w14:paraId="0000020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9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1002"/>
      </w:sdtPr>
      <w:sdtContent>
        <w:p w:rsidR="00000000" w:rsidDel="00000000" w:rsidP="00000000" w:rsidRDefault="00000000" w:rsidRPr="00000000" w14:paraId="0000020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1004"/>
      </w:sdtPr>
      <w:sdtContent>
        <w:p w:rsidR="00000000" w:rsidDel="00000000" w:rsidP="00000000" w:rsidRDefault="00000000" w:rsidRPr="00000000" w14:paraId="0000020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1006"/>
      </w:sdtPr>
      <w:sdtContent>
        <w:p w:rsidR="00000000" w:rsidDel="00000000" w:rsidP="00000000" w:rsidRDefault="00000000" w:rsidRPr="00000000" w14:paraId="0000020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08"/>
      </w:sdtPr>
      <w:sdtContent>
        <w:p w:rsidR="00000000" w:rsidDel="00000000" w:rsidP="00000000" w:rsidRDefault="00000000" w:rsidRPr="00000000" w14:paraId="0000020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10"/>
      </w:sdtPr>
      <w:sdtContent>
        <w:p w:rsidR="00000000" w:rsidDel="00000000" w:rsidP="00000000" w:rsidRDefault="00000000" w:rsidRPr="00000000" w14:paraId="0000020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12"/>
      </w:sdtPr>
      <w:sdtContent>
        <w:p w:rsidR="00000000" w:rsidDel="00000000" w:rsidP="00000000" w:rsidRDefault="00000000" w:rsidRPr="00000000" w14:paraId="0000020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count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 ra 4 so nguyen to lon hon n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14"/>
      </w:sdtPr>
      <w:sdtContent>
        <w:p w:rsidR="00000000" w:rsidDel="00000000" w:rsidP="00000000" w:rsidRDefault="00000000" w:rsidRPr="00000000" w14:paraId="0000020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16"/>
      </w:sdtPr>
      <w:sdtContent>
        <w:p w:rsidR="00000000" w:rsidDel="00000000" w:rsidP="00000000" w:rsidRDefault="00000000" w:rsidRPr="00000000" w14:paraId="0000020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isPrime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18"/>
      </w:sdtPr>
      <w:sdtContent>
        <w:p w:rsidR="00000000" w:rsidDel="00000000" w:rsidP="00000000" w:rsidRDefault="00000000" w:rsidRPr="00000000" w14:paraId="0000020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20"/>
      </w:sdtPr>
      <w:sdtContent>
        <w:p w:rsidR="00000000" w:rsidDel="00000000" w:rsidP="00000000" w:rsidRDefault="00000000" w:rsidRPr="00000000" w14:paraId="0000020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22"/>
      </w:sdtPr>
      <w:sdtContent>
        <w:p w:rsidR="00000000" w:rsidDel="00000000" w:rsidP="00000000" w:rsidRDefault="00000000" w:rsidRPr="00000000" w14:paraId="0000020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--;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24"/>
      </w:sdtPr>
      <w:sdtContent>
        <w:p w:rsidR="00000000" w:rsidDel="00000000" w:rsidP="00000000" w:rsidRDefault="00000000" w:rsidRPr="00000000" w14:paraId="0000021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26"/>
      </w:sdtPr>
      <w:sdtContent>
        <w:p w:rsidR="00000000" w:rsidDel="00000000" w:rsidP="00000000" w:rsidRDefault="00000000" w:rsidRPr="00000000" w14:paraId="0000021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28"/>
      </w:sdtPr>
      <w:sdtContent>
        <w:p w:rsidR="00000000" w:rsidDel="00000000" w:rsidP="00000000" w:rsidRDefault="00000000" w:rsidRPr="00000000" w14:paraId="0000021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30"/>
      </w:sdtPr>
      <w:sdtContent>
        <w:p w:rsidR="00000000" w:rsidDel="00000000" w:rsidP="00000000" w:rsidRDefault="00000000" w:rsidRPr="00000000" w14:paraId="0000021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032"/>
      </w:sdtPr>
      <w:sdtContent>
        <w:p w:rsidR="00000000" w:rsidDel="00000000" w:rsidP="00000000" w:rsidRDefault="00000000" w:rsidRPr="00000000" w14:paraId="0000021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034"/>
      </w:sdtPr>
      <w:sdtContent>
        <w:p w:rsidR="00000000" w:rsidDel="00000000" w:rsidP="00000000" w:rsidRDefault="00000000" w:rsidRPr="00000000" w14:paraId="0000021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1036"/>
      </w:sdtPr>
      <w:sdtContent>
        <w:p w:rsidR="00000000" w:rsidDel="00000000" w:rsidP="00000000" w:rsidRDefault="00000000" w:rsidRPr="00000000" w14:paraId="0000021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</w:ins>
            </w:sdtContent>
          </w:sdt>
        </w:p>
      </w:sdtContent>
    </w:sdt>
    <w:sdt>
      <w:sdtPr>
        <w:tag w:val="goog_rdk_1038"/>
      </w:sdtPr>
      <w:sdtContent>
        <w:p w:rsidR="00000000" w:rsidDel="00000000" w:rsidP="00000000" w:rsidRDefault="00000000" w:rsidRPr="00000000" w14:paraId="0000021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40"/>
      </w:sdtPr>
      <w:sdtContent>
        <w:p w:rsidR="00000000" w:rsidDel="00000000" w:rsidP="00000000" w:rsidRDefault="00000000" w:rsidRPr="00000000" w14:paraId="0000021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42"/>
      </w:sdtPr>
      <w:sdtContent>
        <w:p w:rsidR="00000000" w:rsidDel="00000000" w:rsidP="00000000" w:rsidRDefault="00000000" w:rsidRPr="00000000" w14:paraId="0000021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</w:ins>
            </w:sdtContent>
          </w:sdt>
        </w:p>
      </w:sdtContent>
    </w:sdt>
    <w:sdt>
      <w:sdtPr>
        <w:tag w:val="goog_rdk_1044"/>
      </w:sdtPr>
      <w:sdtContent>
        <w:p w:rsidR="00000000" w:rsidDel="00000000" w:rsidP="00000000" w:rsidRDefault="00000000" w:rsidRPr="00000000" w14:paraId="0000021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</w:ins>
            </w:sdtContent>
          </w:sdt>
        </w:p>
      </w:sdtContent>
    </w:sdt>
    <w:sdt>
      <w:sdtPr>
        <w:tag w:val="goog_rdk_1046"/>
      </w:sdtPr>
      <w:sdtContent>
        <w:p w:rsidR="00000000" w:rsidDel="00000000" w:rsidP="00000000" w:rsidRDefault="00000000" w:rsidRPr="00000000" w14:paraId="0000021B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0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3357245"/>
                      <wp:effectExtent b="0" l="0" r="0" t="0"/>
                      <wp:docPr descr="Graphical user interface, text, application&#10;&#10;Description automatically generated" id="39" name="image6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, application&#10;&#10;Description automatically generated" id="0" name="image6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572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48"/>
      </w:sdtPr>
      <w:sdtContent>
        <w:p w:rsidR="00000000" w:rsidDel="00000000" w:rsidP="00000000" w:rsidRDefault="00000000" w:rsidRPr="00000000" w14:paraId="0000021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50"/>
      </w:sdtPr>
      <w:sdtContent>
        <w:p w:rsidR="00000000" w:rsidDel="00000000" w:rsidP="00000000" w:rsidRDefault="00000000" w:rsidRPr="00000000" w14:paraId="0000021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52"/>
      </w:sdtPr>
      <w:sdtContent>
        <w:p w:rsidR="00000000" w:rsidDel="00000000" w:rsidP="00000000" w:rsidRDefault="00000000" w:rsidRPr="00000000" w14:paraId="0000021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54"/>
      </w:sdtPr>
      <w:sdtContent>
        <w:p w:rsidR="00000000" w:rsidDel="00000000" w:rsidP="00000000" w:rsidRDefault="00000000" w:rsidRPr="00000000" w14:paraId="0000021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56"/>
      </w:sdtPr>
      <w:sdtContent>
        <w:p w:rsidR="00000000" w:rsidDel="00000000" w:rsidP="00000000" w:rsidRDefault="00000000" w:rsidRPr="00000000" w14:paraId="0000022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sochan_max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[],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58"/>
      </w:sdtPr>
      <w:sdtContent>
        <w:p w:rsidR="00000000" w:rsidDel="00000000" w:rsidP="00000000" w:rsidRDefault="00000000" w:rsidRPr="00000000" w14:paraId="0000022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60"/>
      </w:sdtPr>
      <w:sdtContent>
        <w:p w:rsidR="00000000" w:rsidDel="00000000" w:rsidP="00000000" w:rsidRDefault="00000000" w:rsidRPr="00000000" w14:paraId="0000022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62"/>
      </w:sdtPr>
      <w:sdtContent>
        <w:p w:rsidR="00000000" w:rsidDel="00000000" w:rsidP="00000000" w:rsidRDefault="00000000" w:rsidRPr="00000000" w14:paraId="0000022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64"/>
      </w:sdtPr>
      <w:sdtContent>
        <w:p w:rsidR="00000000" w:rsidDel="00000000" w:rsidP="00000000" w:rsidRDefault="00000000" w:rsidRPr="00000000" w14:paraId="0000022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66"/>
      </w:sdtPr>
      <w:sdtContent>
        <w:p w:rsidR="00000000" w:rsidDel="00000000" w:rsidP="00000000" w:rsidRDefault="00000000" w:rsidRPr="00000000" w14:paraId="0000022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68"/>
      </w:sdtPr>
      <w:sdtContent>
        <w:p w:rsidR="00000000" w:rsidDel="00000000" w:rsidP="00000000" w:rsidRDefault="00000000" w:rsidRPr="00000000" w14:paraId="0000022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max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70"/>
      </w:sdtPr>
      <w:sdtContent>
        <w:p w:rsidR="00000000" w:rsidDel="00000000" w:rsidP="00000000" w:rsidRDefault="00000000" w:rsidRPr="00000000" w14:paraId="0000022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72"/>
      </w:sdtPr>
      <w:sdtContent>
        <w:p w:rsidR="00000000" w:rsidDel="00000000" w:rsidP="00000000" w:rsidRDefault="00000000" w:rsidRPr="00000000" w14:paraId="0000022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74"/>
      </w:sdtPr>
      <w:sdtContent>
        <w:p w:rsidR="00000000" w:rsidDel="00000000" w:rsidP="00000000" w:rsidRDefault="00000000" w:rsidRPr="00000000" w14:paraId="0000022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max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76"/>
      </w:sdtPr>
      <w:sdtContent>
        <w:p w:rsidR="00000000" w:rsidDel="00000000" w:rsidP="00000000" w:rsidRDefault="00000000" w:rsidRPr="00000000" w14:paraId="0000022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max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78"/>
      </w:sdtPr>
      <w:sdtContent>
        <w:p w:rsidR="00000000" w:rsidDel="00000000" w:rsidP="00000000" w:rsidRDefault="00000000" w:rsidRPr="00000000" w14:paraId="0000022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80"/>
      </w:sdtPr>
      <w:sdtContent>
        <w:p w:rsidR="00000000" w:rsidDel="00000000" w:rsidP="00000000" w:rsidRDefault="00000000" w:rsidRPr="00000000" w14:paraId="0000022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82"/>
      </w:sdtPr>
      <w:sdtContent>
        <w:p w:rsidR="00000000" w:rsidDel="00000000" w:rsidP="00000000" w:rsidRDefault="00000000" w:rsidRPr="00000000" w14:paraId="0000022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084"/>
      </w:sdtPr>
      <w:sdtContent>
        <w:p w:rsidR="00000000" w:rsidDel="00000000" w:rsidP="00000000" w:rsidRDefault="00000000" w:rsidRPr="00000000" w14:paraId="0000022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86"/>
      </w:sdtPr>
      <w:sdtContent>
        <w:p w:rsidR="00000000" w:rsidDel="00000000" w:rsidP="00000000" w:rsidRDefault="00000000" w:rsidRPr="00000000" w14:paraId="0000022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88"/>
      </w:sdtPr>
      <w:sdtContent>
        <w:p w:rsidR="00000000" w:rsidDel="00000000" w:rsidP="00000000" w:rsidRDefault="00000000" w:rsidRPr="00000000" w14:paraId="0000023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90"/>
      </w:sdtPr>
      <w:sdtContent>
        <w:p w:rsidR="00000000" w:rsidDel="00000000" w:rsidP="00000000" w:rsidRDefault="00000000" w:rsidRPr="00000000" w14:paraId="0000023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92"/>
      </w:sdtPr>
      <w:sdtContent>
        <w:p w:rsidR="00000000" w:rsidDel="00000000" w:rsidP="00000000" w:rsidRDefault="00000000" w:rsidRPr="00000000" w14:paraId="0000023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94"/>
      </w:sdtPr>
      <w:sdtContent>
        <w:p w:rsidR="00000000" w:rsidDel="00000000" w:rsidP="00000000" w:rsidRDefault="00000000" w:rsidRPr="00000000" w14:paraId="0000023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96"/>
      </w:sdtPr>
      <w:sdtContent>
        <w:p w:rsidR="00000000" w:rsidDel="00000000" w:rsidP="00000000" w:rsidRDefault="00000000" w:rsidRPr="00000000" w14:paraId="0000023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98"/>
      </w:sdtPr>
      <w:sdtContent>
        <w:p w:rsidR="00000000" w:rsidDel="00000000" w:rsidP="00000000" w:rsidRDefault="00000000" w:rsidRPr="00000000" w14:paraId="0000023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00"/>
      </w:sdtPr>
      <w:sdtContent>
        <w:p w:rsidR="00000000" w:rsidDel="00000000" w:rsidP="00000000" w:rsidRDefault="00000000" w:rsidRPr="00000000" w14:paraId="0000023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0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02"/>
      </w:sdtPr>
      <w:sdtContent>
        <w:p w:rsidR="00000000" w:rsidDel="00000000" w:rsidP="00000000" w:rsidRDefault="00000000" w:rsidRPr="00000000" w14:paraId="0000023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104"/>
      </w:sdtPr>
      <w:sdtContent>
        <w:p w:rsidR="00000000" w:rsidDel="00000000" w:rsidP="00000000" w:rsidRDefault="00000000" w:rsidRPr="00000000" w14:paraId="0000023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06"/>
      </w:sdtPr>
      <w:sdtContent>
        <w:p w:rsidR="00000000" w:rsidDel="00000000" w:rsidP="00000000" w:rsidRDefault="00000000" w:rsidRPr="00000000" w14:paraId="0000023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08"/>
      </w:sdtPr>
      <w:sdtContent>
        <w:p w:rsidR="00000000" w:rsidDel="00000000" w:rsidP="00000000" w:rsidRDefault="00000000" w:rsidRPr="00000000" w14:paraId="0000023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10"/>
      </w:sdtPr>
      <w:sdtContent>
        <w:p w:rsidR="00000000" w:rsidDel="00000000" w:rsidP="00000000" w:rsidRDefault="00000000" w:rsidRPr="00000000" w14:paraId="0000023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sochan_max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12"/>
      </w:sdtPr>
      <w:sdtContent>
        <w:p w:rsidR="00000000" w:rsidDel="00000000" w:rsidP="00000000" w:rsidRDefault="00000000" w:rsidRPr="00000000" w14:paraId="0000023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</w:ins>
            </w:sdtContent>
          </w:sdt>
        </w:p>
      </w:sdtContent>
    </w:sdt>
    <w:sdt>
      <w:sdtPr>
        <w:tag w:val="goog_rdk_1114"/>
      </w:sdtPr>
      <w:sdtContent>
        <w:p w:rsidR="00000000" w:rsidDel="00000000" w:rsidP="00000000" w:rsidRDefault="00000000" w:rsidRPr="00000000" w14:paraId="0000023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</w:ins>
            </w:sdtContent>
          </w:sdt>
        </w:p>
      </w:sdtContent>
    </w:sdt>
    <w:sdt>
      <w:sdtPr>
        <w:tag w:val="goog_rdk_1116"/>
      </w:sdtPr>
      <w:sdtContent>
        <w:p w:rsidR="00000000" w:rsidDel="00000000" w:rsidP="00000000" w:rsidRDefault="00000000" w:rsidRPr="00000000" w14:paraId="0000023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</w:ins>
            </w:sdtContent>
          </w:sdt>
        </w:p>
      </w:sdtContent>
    </w:sdt>
    <w:sdt>
      <w:sdtPr>
        <w:tag w:val="goog_rdk_1118"/>
      </w:sdtPr>
      <w:sdtContent>
        <w:p w:rsidR="00000000" w:rsidDel="00000000" w:rsidP="00000000" w:rsidRDefault="00000000" w:rsidRPr="00000000" w14:paraId="0000023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20"/>
      </w:sdtPr>
      <w:sdtContent>
        <w:p w:rsidR="00000000" w:rsidDel="00000000" w:rsidP="00000000" w:rsidRDefault="00000000" w:rsidRPr="00000000" w14:paraId="0000024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22"/>
      </w:sdtPr>
      <w:sdtContent>
        <w:p w:rsidR="00000000" w:rsidDel="00000000" w:rsidP="00000000" w:rsidRDefault="00000000" w:rsidRPr="00000000" w14:paraId="0000024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24"/>
      </w:sdtPr>
      <w:sdtContent>
        <w:p w:rsidR="00000000" w:rsidDel="00000000" w:rsidP="00000000" w:rsidRDefault="00000000" w:rsidRPr="00000000" w14:paraId="0000024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26"/>
      </w:sdtPr>
      <w:sdtContent>
        <w:p w:rsidR="00000000" w:rsidDel="00000000" w:rsidP="00000000" w:rsidRDefault="00000000" w:rsidRPr="00000000" w14:paraId="0000024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28"/>
      </w:sdtPr>
      <w:sdtContent>
        <w:p w:rsidR="00000000" w:rsidDel="00000000" w:rsidP="00000000" w:rsidRDefault="00000000" w:rsidRPr="00000000" w14:paraId="00000244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127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32"/>
      </w:sdtPr>
      <w:sdtContent>
        <w:p w:rsidR="00000000" w:rsidDel="00000000" w:rsidP="00000000" w:rsidRDefault="00000000" w:rsidRPr="00000000" w14:paraId="00000245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130"/>
            </w:sdtPr>
            <w:sdtContent>
              <w:ins w:author="Anonymous" w:id="53" w:date="2022-03-12T13:56:31Z">
                <w:sdt>
                  <w:sdtPr>
                    <w:tag w:val="goog_rdk_1131"/>
                  </w:sdtPr>
                  <w:sdtContent>
                    <w:del w:author="Thanh Đức" w:id="54" w:date="2022-03-12T15:14:44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73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34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47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3982085"/>
                      <wp:effectExtent b="0" l="0" r="0" t="0"/>
                      <wp:docPr descr="Graphical user interface&#10;&#10;Description automatically generated" id="71" name="image12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&#10;&#10;Description automatically generated" id="0" name="image12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9820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35"/>
      </w:sdtPr>
      <w:sdtContent>
        <w:p w:rsidR="00000000" w:rsidDel="00000000" w:rsidP="00000000" w:rsidRDefault="00000000" w:rsidRPr="00000000" w14:paraId="0000024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sdt>
                  <w:sdtPr>
                    <w:tag w:val="goog_rdk_1134"/>
                  </w:sdtPr>
                  <w:sdtContent>
                    <w:del w:author="Thanh Đức" w:id="55" w:date="2022-03-12T15:14:56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31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20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30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38"/>
      </w:sdtPr>
      <w:sdtContent>
        <w:p w:rsidR="00000000" w:rsidDel="00000000" w:rsidP="00000000" w:rsidRDefault="00000000" w:rsidRPr="00000000" w14:paraId="0000024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3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sdt>
                  <w:sdtPr>
                    <w:tag w:val="goog_rdk_1137"/>
                  </w:sdtPr>
                  <w:sdtContent>
                    <w:del w:author="Thanh Đức" w:id="56" w:date="2022-03-12T15:15:05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74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51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40"/>
      </w:sdtPr>
      <w:sdtContent>
        <w:p w:rsidR="00000000" w:rsidDel="00000000" w:rsidP="00000000" w:rsidRDefault="00000000" w:rsidRPr="00000000" w14:paraId="0000024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42"/>
      </w:sdtPr>
      <w:sdtContent>
        <w:p w:rsidR="00000000" w:rsidDel="00000000" w:rsidP="00000000" w:rsidRDefault="00000000" w:rsidRPr="00000000" w14:paraId="0000024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44"/>
      </w:sdtPr>
      <w:sdtContent>
        <w:p w:rsidR="00000000" w:rsidDel="00000000" w:rsidP="00000000" w:rsidRDefault="00000000" w:rsidRPr="00000000" w14:paraId="0000024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146"/>
      </w:sdtPr>
      <w:sdtContent>
        <w:p w:rsidR="00000000" w:rsidDel="00000000" w:rsidP="00000000" w:rsidRDefault="00000000" w:rsidRPr="00000000" w14:paraId="0000024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148"/>
      </w:sdtPr>
      <w:sdtContent>
        <w:p w:rsidR="00000000" w:rsidDel="00000000" w:rsidP="00000000" w:rsidRDefault="00000000" w:rsidRPr="00000000" w14:paraId="0000024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50"/>
      </w:sdtPr>
      <w:sdtContent>
        <w:p w:rsidR="00000000" w:rsidDel="00000000" w:rsidP="00000000" w:rsidRDefault="00000000" w:rsidRPr="00000000" w14:paraId="0000024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52"/>
      </w:sdtPr>
      <w:sdtContent>
        <w:p w:rsidR="00000000" w:rsidDel="00000000" w:rsidP="00000000" w:rsidRDefault="00000000" w:rsidRPr="00000000" w14:paraId="0000024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system("cls");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54"/>
      </w:sdtPr>
      <w:sdtContent>
        <w:p w:rsidR="00000000" w:rsidDel="00000000" w:rsidP="00000000" w:rsidRDefault="00000000" w:rsidRPr="00000000" w14:paraId="0000024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56"/>
      </w:sdtPr>
      <w:sdtContent>
        <w:p w:rsidR="00000000" w:rsidDel="00000000" w:rsidP="00000000" w:rsidRDefault="00000000" w:rsidRPr="00000000" w14:paraId="0000025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58"/>
      </w:sdtPr>
      <w:sdtContent>
        <w:p w:rsidR="00000000" w:rsidDel="00000000" w:rsidP="00000000" w:rsidRDefault="00000000" w:rsidRPr="00000000" w14:paraId="0000025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60"/>
      </w:sdtPr>
      <w:sdtContent>
        <w:p w:rsidR="00000000" w:rsidDel="00000000" w:rsidP="00000000" w:rsidRDefault="00000000" w:rsidRPr="00000000" w14:paraId="0000025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62"/>
      </w:sdtPr>
      <w:sdtContent>
        <w:p w:rsidR="00000000" w:rsidDel="00000000" w:rsidP="00000000" w:rsidRDefault="00000000" w:rsidRPr="00000000" w14:paraId="0000025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64"/>
      </w:sdtPr>
      <w:sdtContent>
        <w:p w:rsidR="00000000" w:rsidDel="00000000" w:rsidP="00000000" w:rsidRDefault="00000000" w:rsidRPr="00000000" w14:paraId="0000025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66"/>
      </w:sdtPr>
      <w:sdtContent>
        <w:p w:rsidR="00000000" w:rsidDel="00000000" w:rsidP="00000000" w:rsidRDefault="00000000" w:rsidRPr="00000000" w14:paraId="0000025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68"/>
      </w:sdtPr>
      <w:sdtContent>
        <w:p w:rsidR="00000000" w:rsidDel="00000000" w:rsidP="00000000" w:rsidRDefault="00000000" w:rsidRPr="00000000" w14:paraId="0000025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170"/>
      </w:sdtPr>
      <w:sdtContent>
        <w:p w:rsidR="00000000" w:rsidDel="00000000" w:rsidP="00000000" w:rsidRDefault="00000000" w:rsidRPr="00000000" w14:paraId="0000025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72"/>
      </w:sdtPr>
      <w:sdtContent>
        <w:p w:rsidR="00000000" w:rsidDel="00000000" w:rsidP="00000000" w:rsidRDefault="00000000" w:rsidRPr="00000000" w14:paraId="0000025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74"/>
      </w:sdtPr>
      <w:sdtContent>
        <w:p w:rsidR="00000000" w:rsidDel="00000000" w:rsidP="00000000" w:rsidRDefault="00000000" w:rsidRPr="00000000" w14:paraId="0000025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76"/>
      </w:sdtPr>
      <w:sdtContent>
        <w:p w:rsidR="00000000" w:rsidDel="00000000" w:rsidP="00000000" w:rsidRDefault="00000000" w:rsidRPr="00000000" w14:paraId="0000025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78"/>
      </w:sdtPr>
      <w:sdtContent>
        <w:p w:rsidR="00000000" w:rsidDel="00000000" w:rsidP="00000000" w:rsidRDefault="00000000" w:rsidRPr="00000000" w14:paraId="0000025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80"/>
      </w:sdtPr>
      <w:sdtContent>
        <w:p w:rsidR="00000000" w:rsidDel="00000000" w:rsidP="00000000" w:rsidRDefault="00000000" w:rsidRPr="00000000" w14:paraId="0000025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4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--)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82"/>
      </w:sdtPr>
      <w:sdtContent>
        <w:p w:rsidR="00000000" w:rsidDel="00000000" w:rsidP="00000000" w:rsidRDefault="00000000" w:rsidRPr="00000000" w14:paraId="0000025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84"/>
      </w:sdtPr>
      <w:sdtContent>
        <w:p w:rsidR="00000000" w:rsidDel="00000000" w:rsidP="00000000" w:rsidRDefault="00000000" w:rsidRPr="00000000" w14:paraId="0000025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86"/>
      </w:sdtPr>
      <w:sdtContent>
        <w:p w:rsidR="00000000" w:rsidDel="00000000" w:rsidP="00000000" w:rsidRDefault="00000000" w:rsidRPr="00000000" w14:paraId="0000025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88"/>
      </w:sdtPr>
      <w:sdtContent>
        <w:p w:rsidR="00000000" w:rsidDel="00000000" w:rsidP="00000000" w:rsidRDefault="00000000" w:rsidRPr="00000000" w14:paraId="0000026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tmp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90"/>
      </w:sdtPr>
      <w:sdtContent>
        <w:p w:rsidR="00000000" w:rsidDel="00000000" w:rsidP="00000000" w:rsidRDefault="00000000" w:rsidRPr="00000000" w14:paraId="0000026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92"/>
      </w:sdtPr>
      <w:sdtContent>
        <w:p w:rsidR="00000000" w:rsidDel="00000000" w:rsidP="00000000" w:rsidRDefault="00000000" w:rsidRPr="00000000" w14:paraId="0000026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94"/>
      </w:sdtPr>
      <w:sdtContent>
        <w:p w:rsidR="00000000" w:rsidDel="00000000" w:rsidP="00000000" w:rsidRDefault="00000000" w:rsidRPr="00000000" w14:paraId="0000026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96"/>
      </w:sdtPr>
      <w:sdtContent>
        <w:p w:rsidR="00000000" w:rsidDel="00000000" w:rsidP="00000000" w:rsidRDefault="00000000" w:rsidRPr="00000000" w14:paraId="0000026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198"/>
      </w:sdtPr>
      <w:sdtContent>
        <w:p w:rsidR="00000000" w:rsidDel="00000000" w:rsidP="00000000" w:rsidRDefault="00000000" w:rsidRPr="00000000" w14:paraId="0000026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00"/>
      </w:sdtPr>
      <w:sdtContent>
        <w:p w:rsidR="00000000" w:rsidDel="00000000" w:rsidP="00000000" w:rsidRDefault="00000000" w:rsidRPr="00000000" w14:paraId="0000026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1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202"/>
      </w:sdtPr>
      <w:sdtContent>
        <w:p w:rsidR="00000000" w:rsidDel="00000000" w:rsidP="00000000" w:rsidRDefault="00000000" w:rsidRPr="00000000" w14:paraId="0000026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04"/>
      </w:sdtPr>
      <w:sdtContent>
        <w:p w:rsidR="00000000" w:rsidDel="00000000" w:rsidP="00000000" w:rsidRDefault="00000000" w:rsidRPr="00000000" w14:paraId="0000026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06"/>
      </w:sdtPr>
      <w:sdtContent>
        <w:p w:rsidR="00000000" w:rsidDel="00000000" w:rsidP="00000000" w:rsidRDefault="00000000" w:rsidRPr="00000000" w14:paraId="0000026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08"/>
      </w:sdtPr>
      <w:sdtContent>
        <w:p w:rsidR="00000000" w:rsidDel="00000000" w:rsidP="00000000" w:rsidRDefault="00000000" w:rsidRPr="00000000" w14:paraId="0000026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10"/>
      </w:sdtPr>
      <w:sdtContent>
        <w:p w:rsidR="00000000" w:rsidDel="00000000" w:rsidP="00000000" w:rsidRDefault="00000000" w:rsidRPr="00000000" w14:paraId="0000026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12"/>
      </w:sdtPr>
      <w:sdtContent>
        <w:p w:rsidR="00000000" w:rsidDel="00000000" w:rsidP="00000000" w:rsidRDefault="00000000" w:rsidRPr="00000000" w14:paraId="0000026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14"/>
      </w:sdtPr>
      <w:sdtContent>
        <w:p w:rsidR="00000000" w:rsidDel="00000000" w:rsidP="00000000" w:rsidRDefault="00000000" w:rsidRPr="00000000" w14:paraId="0000026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16"/>
      </w:sdtPr>
      <w:sdtContent>
        <w:p w:rsidR="00000000" w:rsidDel="00000000" w:rsidP="00000000" w:rsidRDefault="00000000" w:rsidRPr="00000000" w14:paraId="0000026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18"/>
      </w:sdtPr>
      <w:sdtContent>
        <w:p w:rsidR="00000000" w:rsidDel="00000000" w:rsidP="00000000" w:rsidRDefault="00000000" w:rsidRPr="00000000" w14:paraId="0000026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220"/>
      </w:sdtPr>
      <w:sdtContent>
        <w:p w:rsidR="00000000" w:rsidDel="00000000" w:rsidP="00000000" w:rsidRDefault="00000000" w:rsidRPr="00000000" w14:paraId="00000270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2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4305300"/>
                      <wp:effectExtent b="0" l="0" r="0" t="0"/>
                      <wp:docPr descr="Text&#10;&#10;Description automatically generated with medium confidence" id="49" name="image11.png"/>
                      <a:graphic>
                        <a:graphicData uri="http://schemas.openxmlformats.org/drawingml/2006/picture">
                          <pic:pic>
                            <pic:nvPicPr>
                              <pic:cNvPr descr="Text&#10;&#10;Description automatically generated with medium confidence" id="0" name="image11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43053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22"/>
      </w:sdtPr>
      <w:sdtContent>
        <w:p w:rsidR="00000000" w:rsidDel="00000000" w:rsidP="00000000" w:rsidRDefault="00000000" w:rsidRPr="00000000" w14:paraId="0000027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24"/>
      </w:sdtPr>
      <w:sdtContent>
        <w:p w:rsidR="00000000" w:rsidDel="00000000" w:rsidP="00000000" w:rsidRDefault="00000000" w:rsidRPr="00000000" w14:paraId="0000027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26"/>
      </w:sdtPr>
      <w:sdtContent>
        <w:p w:rsidR="00000000" w:rsidDel="00000000" w:rsidP="00000000" w:rsidRDefault="00000000" w:rsidRPr="00000000" w14:paraId="0000027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28"/>
      </w:sdtPr>
      <w:sdtContent>
        <w:p w:rsidR="00000000" w:rsidDel="00000000" w:rsidP="00000000" w:rsidRDefault="00000000" w:rsidRPr="00000000" w14:paraId="0000027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30"/>
      </w:sdtPr>
      <w:sdtContent>
        <w:p w:rsidR="00000000" w:rsidDel="00000000" w:rsidP="00000000" w:rsidRDefault="00000000" w:rsidRPr="00000000" w14:paraId="0000027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32"/>
      </w:sdtPr>
      <w:sdtContent>
        <w:p w:rsidR="00000000" w:rsidDel="00000000" w:rsidP="00000000" w:rsidRDefault="00000000" w:rsidRPr="00000000" w14:paraId="0000027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34"/>
      </w:sdtPr>
      <w:sdtContent>
        <w:p w:rsidR="00000000" w:rsidDel="00000000" w:rsidP="00000000" w:rsidRDefault="00000000" w:rsidRPr="00000000" w14:paraId="0000027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36"/>
      </w:sdtPr>
      <w:sdtContent>
        <w:p w:rsidR="00000000" w:rsidDel="00000000" w:rsidP="00000000" w:rsidRDefault="00000000" w:rsidRPr="00000000" w14:paraId="0000027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38"/>
      </w:sdtPr>
      <w:sdtContent>
        <w:p w:rsidR="00000000" w:rsidDel="00000000" w:rsidP="00000000" w:rsidRDefault="00000000" w:rsidRPr="00000000" w14:paraId="0000027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check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40"/>
      </w:sdtPr>
      <w:sdtContent>
        <w:p w:rsidR="00000000" w:rsidDel="00000000" w:rsidP="00000000" w:rsidRDefault="00000000" w:rsidRPr="00000000" w14:paraId="0000027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42"/>
      </w:sdtPr>
      <w:sdtContent>
        <w:p w:rsidR="00000000" w:rsidDel="00000000" w:rsidP="00000000" w:rsidRDefault="00000000" w:rsidRPr="00000000" w14:paraId="0000027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44"/>
      </w:sdtPr>
      <w:sdtContent>
        <w:p w:rsidR="00000000" w:rsidDel="00000000" w:rsidP="00000000" w:rsidRDefault="00000000" w:rsidRPr="00000000" w14:paraId="0000027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46"/>
      </w:sdtPr>
      <w:sdtContent>
        <w:p w:rsidR="00000000" w:rsidDel="00000000" w:rsidP="00000000" w:rsidRDefault="00000000" w:rsidRPr="00000000" w14:paraId="0000027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48"/>
      </w:sdtPr>
      <w:sdtContent>
        <w:p w:rsidR="00000000" w:rsidDel="00000000" w:rsidP="00000000" w:rsidRDefault="00000000" w:rsidRPr="00000000" w14:paraId="0000027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50"/>
      </w:sdtPr>
      <w:sdtContent>
        <w:p w:rsidR="00000000" w:rsidDel="00000000" w:rsidP="00000000" w:rsidRDefault="00000000" w:rsidRPr="00000000" w14:paraId="0000027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252"/>
      </w:sdtPr>
      <w:sdtContent>
        <w:p w:rsidR="00000000" w:rsidDel="00000000" w:rsidP="00000000" w:rsidRDefault="00000000" w:rsidRPr="00000000" w14:paraId="0000028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54"/>
      </w:sdtPr>
      <w:sdtContent>
        <w:p w:rsidR="00000000" w:rsidDel="00000000" w:rsidP="00000000" w:rsidRDefault="00000000" w:rsidRPr="00000000" w14:paraId="0000028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56"/>
      </w:sdtPr>
      <w:sdtContent>
        <w:p w:rsidR="00000000" w:rsidDel="00000000" w:rsidP="00000000" w:rsidRDefault="00000000" w:rsidRPr="00000000" w14:paraId="0000028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58"/>
      </w:sdtPr>
      <w:sdtContent>
        <w:p w:rsidR="00000000" w:rsidDel="00000000" w:rsidP="00000000" w:rsidRDefault="00000000" w:rsidRPr="00000000" w14:paraId="0000028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60"/>
      </w:sdtPr>
      <w:sdtContent>
        <w:p w:rsidR="00000000" w:rsidDel="00000000" w:rsidP="00000000" w:rsidRDefault="00000000" w:rsidRPr="00000000" w14:paraId="0000028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62"/>
      </w:sdtPr>
      <w:sdtContent>
        <w:p w:rsidR="00000000" w:rsidDel="00000000" w:rsidP="00000000" w:rsidRDefault="00000000" w:rsidRPr="00000000" w14:paraId="0000028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64"/>
      </w:sdtPr>
      <w:sdtContent>
        <w:p w:rsidR="00000000" w:rsidDel="00000000" w:rsidP="00000000" w:rsidRDefault="00000000" w:rsidRPr="00000000" w14:paraId="0000028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66"/>
      </w:sdtPr>
      <w:sdtContent>
        <w:p w:rsidR="00000000" w:rsidDel="00000000" w:rsidP="00000000" w:rsidRDefault="00000000" w:rsidRPr="00000000" w14:paraId="0000028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68"/>
      </w:sdtPr>
      <w:sdtContent>
        <w:p w:rsidR="00000000" w:rsidDel="00000000" w:rsidP="00000000" w:rsidRDefault="00000000" w:rsidRPr="00000000" w14:paraId="0000028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   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70"/>
      </w:sdtPr>
      <w:sdtContent>
        <w:p w:rsidR="00000000" w:rsidDel="00000000" w:rsidP="00000000" w:rsidRDefault="00000000" w:rsidRPr="00000000" w14:paraId="0000028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72"/>
      </w:sdtPr>
      <w:sdtContent>
        <w:p w:rsidR="00000000" w:rsidDel="00000000" w:rsidP="00000000" w:rsidRDefault="00000000" w:rsidRPr="00000000" w14:paraId="0000028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274"/>
      </w:sdtPr>
      <w:sdtContent>
        <w:p w:rsidR="00000000" w:rsidDel="00000000" w:rsidP="00000000" w:rsidRDefault="00000000" w:rsidRPr="00000000" w14:paraId="0000028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--;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76"/>
      </w:sdtPr>
      <w:sdtContent>
        <w:p w:rsidR="00000000" w:rsidDel="00000000" w:rsidP="00000000" w:rsidRDefault="00000000" w:rsidRPr="00000000" w14:paraId="0000028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--;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78"/>
      </w:sdtPr>
      <w:sdtContent>
        <w:p w:rsidR="00000000" w:rsidDel="00000000" w:rsidP="00000000" w:rsidRDefault="00000000" w:rsidRPr="00000000" w14:paraId="0000028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80"/>
      </w:sdtPr>
      <w:sdtContent>
        <w:p w:rsidR="00000000" w:rsidDel="00000000" w:rsidP="00000000" w:rsidRDefault="00000000" w:rsidRPr="00000000" w14:paraId="0000028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82"/>
      </w:sdtPr>
      <w:sdtContent>
        <w:p w:rsidR="00000000" w:rsidDel="00000000" w:rsidP="00000000" w:rsidRDefault="00000000" w:rsidRPr="00000000" w14:paraId="0000028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84"/>
      </w:sdtPr>
      <w:sdtContent>
        <w:p w:rsidR="00000000" w:rsidDel="00000000" w:rsidP="00000000" w:rsidRDefault="00000000" w:rsidRPr="00000000" w14:paraId="0000029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86"/>
      </w:sdtPr>
      <w:sdtContent>
        <w:p w:rsidR="00000000" w:rsidDel="00000000" w:rsidP="00000000" w:rsidRDefault="00000000" w:rsidRPr="00000000" w14:paraId="0000029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88"/>
      </w:sdtPr>
      <w:sdtContent>
        <w:p w:rsidR="00000000" w:rsidDel="00000000" w:rsidP="00000000" w:rsidRDefault="00000000" w:rsidRPr="00000000" w14:paraId="0000029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90"/>
      </w:sdtPr>
      <w:sdtContent>
        <w:p w:rsidR="00000000" w:rsidDel="00000000" w:rsidP="00000000" w:rsidRDefault="00000000" w:rsidRPr="00000000" w14:paraId="0000029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92"/>
      </w:sdtPr>
      <w:sdtContent>
        <w:p w:rsidR="00000000" w:rsidDel="00000000" w:rsidP="00000000" w:rsidRDefault="00000000" w:rsidRPr="00000000" w14:paraId="0000029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94"/>
      </w:sdtPr>
      <w:sdtContent>
        <w:p w:rsidR="00000000" w:rsidDel="00000000" w:rsidP="00000000" w:rsidRDefault="00000000" w:rsidRPr="00000000" w14:paraId="0000029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check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96"/>
      </w:sdtPr>
      <w:sdtContent>
        <w:p w:rsidR="00000000" w:rsidDel="00000000" w:rsidP="00000000" w:rsidRDefault="00000000" w:rsidRPr="00000000" w14:paraId="0000029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check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298"/>
      </w:sdtPr>
      <w:sdtContent>
        <w:p w:rsidR="00000000" w:rsidDel="00000000" w:rsidP="00000000" w:rsidRDefault="00000000" w:rsidRPr="00000000" w14:paraId="0000029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00"/>
      </w:sdtPr>
      <w:sdtContent>
        <w:p w:rsidR="00000000" w:rsidDel="00000000" w:rsidP="00000000" w:rsidRDefault="00000000" w:rsidRPr="00000000" w14:paraId="0000029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2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02"/>
      </w:sdtPr>
      <w:sdtContent>
        <w:p w:rsidR="00000000" w:rsidDel="00000000" w:rsidP="00000000" w:rsidRDefault="00000000" w:rsidRPr="00000000" w14:paraId="0000029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arr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04"/>
      </w:sdtPr>
      <w:sdtContent>
        <w:p w:rsidR="00000000" w:rsidDel="00000000" w:rsidP="00000000" w:rsidRDefault="00000000" w:rsidRPr="00000000" w14:paraId="0000029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06"/>
      </w:sdtPr>
      <w:sdtContent>
        <w:p w:rsidR="00000000" w:rsidDel="00000000" w:rsidP="00000000" w:rsidRDefault="00000000" w:rsidRPr="00000000" w14:paraId="0000029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08"/>
      </w:sdtPr>
      <w:sdtContent>
        <w:p w:rsidR="00000000" w:rsidDel="00000000" w:rsidP="00000000" w:rsidRDefault="00000000" w:rsidRPr="00000000" w14:paraId="0000029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10"/>
      </w:sdtPr>
      <w:sdtContent>
        <w:p w:rsidR="00000000" w:rsidDel="00000000" w:rsidP="00000000" w:rsidRDefault="00000000" w:rsidRPr="00000000" w14:paraId="0000029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12"/>
      </w:sdtPr>
      <w:sdtContent>
        <w:p w:rsidR="00000000" w:rsidDel="00000000" w:rsidP="00000000" w:rsidRDefault="00000000" w:rsidRPr="00000000" w14:paraId="0000029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14"/>
      </w:sdtPr>
      <w:sdtContent>
        <w:p w:rsidR="00000000" w:rsidDel="00000000" w:rsidP="00000000" w:rsidRDefault="00000000" w:rsidRPr="00000000" w14:paraId="0000029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16"/>
      </w:sdtPr>
      <w:sdtContent>
        <w:p w:rsidR="00000000" w:rsidDel="00000000" w:rsidP="00000000" w:rsidRDefault="00000000" w:rsidRPr="00000000" w14:paraId="000002A0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3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2982595"/>
                      <wp:effectExtent b="0" l="0" r="0" t="0"/>
                      <wp:docPr descr="Graphical user interface, text, application&#10;&#10;Description automatically generated" id="52" name="image10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, application&#10;&#10;Description automatically generated" id="0" name="image10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98259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18"/>
      </w:sdtPr>
      <w:sdtContent>
        <w:p w:rsidR="00000000" w:rsidDel="00000000" w:rsidP="00000000" w:rsidRDefault="00000000" w:rsidRPr="00000000" w14:paraId="000002A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20"/>
      </w:sdtPr>
      <w:sdtContent>
        <w:p w:rsidR="00000000" w:rsidDel="00000000" w:rsidP="00000000" w:rsidRDefault="00000000" w:rsidRPr="00000000" w14:paraId="000002A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22"/>
      </w:sdtPr>
      <w:sdtContent>
        <w:p w:rsidR="00000000" w:rsidDel="00000000" w:rsidP="00000000" w:rsidRDefault="00000000" w:rsidRPr="00000000" w14:paraId="000002A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24"/>
      </w:sdtPr>
      <w:sdtContent>
        <w:p w:rsidR="00000000" w:rsidDel="00000000" w:rsidP="00000000" w:rsidRDefault="00000000" w:rsidRPr="00000000" w14:paraId="000002A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26"/>
      </w:sdtPr>
      <w:sdtContent>
        <w:p w:rsidR="00000000" w:rsidDel="00000000" w:rsidP="00000000" w:rsidRDefault="00000000" w:rsidRPr="00000000" w14:paraId="000002A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28"/>
      </w:sdtPr>
      <w:sdtContent>
        <w:p w:rsidR="00000000" w:rsidDel="00000000" w:rsidP="00000000" w:rsidRDefault="00000000" w:rsidRPr="00000000" w14:paraId="000002A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30"/>
      </w:sdtPr>
      <w:sdtContent>
        <w:p w:rsidR="00000000" w:rsidDel="00000000" w:rsidP="00000000" w:rsidRDefault="00000000" w:rsidRPr="00000000" w14:paraId="000002A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32"/>
      </w:sdtPr>
      <w:sdtContent>
        <w:p w:rsidR="00000000" w:rsidDel="00000000" w:rsidP="00000000" w:rsidRDefault="00000000" w:rsidRPr="00000000" w14:paraId="000002A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34"/>
      </w:sdtPr>
      <w:sdtContent>
        <w:p w:rsidR="00000000" w:rsidDel="00000000" w:rsidP="00000000" w:rsidRDefault="00000000" w:rsidRPr="00000000" w14:paraId="000002A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count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36"/>
      </w:sdtPr>
      <w:sdtContent>
        <w:p w:rsidR="00000000" w:rsidDel="00000000" w:rsidP="00000000" w:rsidRDefault="00000000" w:rsidRPr="00000000" w14:paraId="000002A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38"/>
      </w:sdtPr>
      <w:sdtContent>
        <w:p w:rsidR="00000000" w:rsidDel="00000000" w:rsidP="00000000" w:rsidRDefault="00000000" w:rsidRPr="00000000" w14:paraId="000002A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40"/>
      </w:sdtPr>
      <w:sdtContent>
        <w:p w:rsidR="00000000" w:rsidDel="00000000" w:rsidP="00000000" w:rsidRDefault="00000000" w:rsidRPr="00000000" w14:paraId="000002A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42"/>
      </w:sdtPr>
      <w:sdtContent>
        <w:p w:rsidR="00000000" w:rsidDel="00000000" w:rsidP="00000000" w:rsidRDefault="00000000" w:rsidRPr="00000000" w14:paraId="000002A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44"/>
      </w:sdtPr>
      <w:sdtContent>
        <w:p w:rsidR="00000000" w:rsidDel="00000000" w:rsidP="00000000" w:rsidRDefault="00000000" w:rsidRPr="00000000" w14:paraId="000002A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346"/>
      </w:sdtPr>
      <w:sdtContent>
        <w:p w:rsidR="00000000" w:rsidDel="00000000" w:rsidP="00000000" w:rsidRDefault="00000000" w:rsidRPr="00000000" w14:paraId="000002A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 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'\0'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48"/>
      </w:sdtPr>
      <w:sdtContent>
        <w:p w:rsidR="00000000" w:rsidDel="00000000" w:rsidP="00000000" w:rsidRDefault="00000000" w:rsidRPr="00000000" w14:paraId="000002B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50"/>
      </w:sdtPr>
      <w:sdtContent>
        <w:p w:rsidR="00000000" w:rsidDel="00000000" w:rsidP="00000000" w:rsidRDefault="00000000" w:rsidRPr="00000000" w14:paraId="000002B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52"/>
      </w:sdtPr>
      <w:sdtContent>
        <w:p w:rsidR="00000000" w:rsidDel="00000000" w:rsidP="00000000" w:rsidRDefault="00000000" w:rsidRPr="00000000" w14:paraId="000002B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54"/>
      </w:sdtPr>
      <w:sdtContent>
        <w:p w:rsidR="00000000" w:rsidDel="00000000" w:rsidP="00000000" w:rsidRDefault="00000000" w:rsidRPr="00000000" w14:paraId="000002B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56"/>
      </w:sdtPr>
      <w:sdtContent>
        <w:p w:rsidR="00000000" w:rsidDel="00000000" w:rsidP="00000000" w:rsidRDefault="00000000" w:rsidRPr="00000000" w14:paraId="000002B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58"/>
      </w:sdtPr>
      <w:sdtContent>
        <w:p w:rsidR="00000000" w:rsidDel="00000000" w:rsidP="00000000" w:rsidRDefault="00000000" w:rsidRPr="00000000" w14:paraId="000002B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'\0'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60"/>
      </w:sdtPr>
      <w:sdtContent>
        <w:p w:rsidR="00000000" w:rsidDel="00000000" w:rsidP="00000000" w:rsidRDefault="00000000" w:rsidRPr="00000000" w14:paraId="000002B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'h'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'g'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62"/>
      </w:sdtPr>
      <w:sdtContent>
        <w:p w:rsidR="00000000" w:rsidDel="00000000" w:rsidP="00000000" w:rsidRDefault="00000000" w:rsidRPr="00000000" w14:paraId="000002B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64"/>
      </w:sdtPr>
      <w:sdtContent>
        <w:p w:rsidR="00000000" w:rsidDel="00000000" w:rsidP="00000000" w:rsidRDefault="00000000" w:rsidRPr="00000000" w14:paraId="000002B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66"/>
      </w:sdtPr>
      <w:sdtContent>
        <w:p w:rsidR="00000000" w:rsidDel="00000000" w:rsidP="00000000" w:rsidRDefault="00000000" w:rsidRPr="00000000" w14:paraId="000002B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368"/>
      </w:sdtPr>
      <w:sdtContent>
        <w:p w:rsidR="00000000" w:rsidDel="00000000" w:rsidP="00000000" w:rsidRDefault="00000000" w:rsidRPr="00000000" w14:paraId="000002B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70"/>
      </w:sdtPr>
      <w:sdtContent>
        <w:p w:rsidR="00000000" w:rsidDel="00000000" w:rsidP="00000000" w:rsidRDefault="00000000" w:rsidRPr="00000000" w14:paraId="000002B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72"/>
      </w:sdtPr>
      <w:sdtContent>
        <w:p w:rsidR="00000000" w:rsidDel="00000000" w:rsidP="00000000" w:rsidRDefault="00000000" w:rsidRPr="00000000" w14:paraId="000002B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74"/>
      </w:sdtPr>
      <w:sdtContent>
        <w:p w:rsidR="00000000" w:rsidDel="00000000" w:rsidP="00000000" w:rsidRDefault="00000000" w:rsidRPr="00000000" w14:paraId="000002B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376"/>
      </w:sdtPr>
      <w:sdtContent>
        <w:p w:rsidR="00000000" w:rsidDel="00000000" w:rsidP="00000000" w:rsidRDefault="00000000" w:rsidRPr="00000000" w14:paraId="000002B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78"/>
      </w:sdtPr>
      <w:sdtContent>
        <w:p w:rsidR="00000000" w:rsidDel="00000000" w:rsidP="00000000" w:rsidRDefault="00000000" w:rsidRPr="00000000" w14:paraId="000002B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380"/>
      </w:sdtPr>
      <w:sdtContent>
        <w:p w:rsidR="00000000" w:rsidDel="00000000" w:rsidP="00000000" w:rsidRDefault="00000000" w:rsidRPr="00000000" w14:paraId="000002C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82"/>
      </w:sdtPr>
      <w:sdtContent>
        <w:p w:rsidR="00000000" w:rsidDel="00000000" w:rsidP="00000000" w:rsidRDefault="00000000" w:rsidRPr="00000000" w14:paraId="000002C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84"/>
      </w:sdtPr>
      <w:sdtContent>
        <w:p w:rsidR="00000000" w:rsidDel="00000000" w:rsidP="00000000" w:rsidRDefault="00000000" w:rsidRPr="00000000" w14:paraId="000002C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86"/>
      </w:sdtPr>
      <w:sdtContent>
        <w:p w:rsidR="00000000" w:rsidDel="00000000" w:rsidP="00000000" w:rsidRDefault="00000000" w:rsidRPr="00000000" w14:paraId="000002C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88"/>
      </w:sdtPr>
      <w:sdtContent>
        <w:p w:rsidR="00000000" w:rsidDel="00000000" w:rsidP="00000000" w:rsidRDefault="00000000" w:rsidRPr="00000000" w14:paraId="000002C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90"/>
      </w:sdtPr>
      <w:sdtContent>
        <w:p w:rsidR="00000000" w:rsidDel="00000000" w:rsidP="00000000" w:rsidRDefault="00000000" w:rsidRPr="00000000" w14:paraId="000002C5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3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4208145"/>
                      <wp:effectExtent b="0" l="0" r="0" t="0"/>
                      <wp:docPr descr="Graphical user interface, text&#10;&#10;Description automatically generated" id="72" name="image14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&#10;&#10;Description automatically generated" id="0" name="image14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42081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396"/>
      </w:sdtPr>
      <w:sdtContent>
        <w:p w:rsidR="00000000" w:rsidDel="00000000" w:rsidP="00000000" w:rsidRDefault="00000000" w:rsidRPr="00000000" w14:paraId="000002C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91"/>
            </w:sdtPr>
            <w:sdtContent>
              <w:ins w:author="Anonymous" w:id="53" w:date="2022-03-12T13:56:31Z"/>
              <w:sdt>
                <w:sdtPr>
                  <w:tag w:val="goog_rdk_1392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#include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39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39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&lt;stdio.h&gt;</w:t>
                    </w:r>
                  </w:sdtContent>
                </w:sdt>
                <w:sdt>
                  <w:sdtPr>
                    <w:tag w:val="goog_rdk_1395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02"/>
      </w:sdtPr>
      <w:sdtContent>
        <w:p w:rsidR="00000000" w:rsidDel="00000000" w:rsidP="00000000" w:rsidRDefault="00000000" w:rsidRPr="00000000" w14:paraId="000002C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397"/>
            </w:sdtPr>
            <w:sdtContent>
              <w:ins w:author="Anonymous" w:id="53" w:date="2022-03-12T13:56:31Z"/>
              <w:sdt>
                <w:sdtPr>
                  <w:tag w:val="goog_rdk_1398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#include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39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40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&lt;stdlib.h&gt;</w:t>
                    </w:r>
                  </w:sdtContent>
                </w:sdt>
                <w:sdt>
                  <w:sdtPr>
                    <w:tag w:val="goog_rdk_1401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08"/>
      </w:sdtPr>
      <w:sdtContent>
        <w:p w:rsidR="00000000" w:rsidDel="00000000" w:rsidP="00000000" w:rsidRDefault="00000000" w:rsidRPr="00000000" w14:paraId="000002C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03"/>
            </w:sdtPr>
            <w:sdtContent>
              <w:ins w:author="Anonymous" w:id="53" w:date="2022-03-12T13:56:31Z"/>
              <w:sdt>
                <w:sdtPr>
                  <w:tag w:val="goog_rdk_1404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#include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0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40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&lt;string.h&gt;</w:t>
                    </w:r>
                  </w:sdtContent>
                </w:sdt>
                <w:sdt>
                  <w:sdtPr>
                    <w:tag w:val="goog_rdk_1407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14"/>
      </w:sdtPr>
      <w:sdtContent>
        <w:p w:rsidR="00000000" w:rsidDel="00000000" w:rsidP="00000000" w:rsidRDefault="00000000" w:rsidRPr="00000000" w14:paraId="000002C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09"/>
            </w:sdtPr>
            <w:sdtContent>
              <w:ins w:author="Anonymous" w:id="53" w:date="2022-03-12T13:56:31Z"/>
              <w:sdt>
                <w:sdtPr>
                  <w:tag w:val="goog_rdk_1410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#include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1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41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&lt;math.h&gt;</w:t>
                    </w:r>
                  </w:sdtContent>
                </w:sdt>
                <w:sdt>
                  <w:sdtPr>
                    <w:tag w:val="goog_rdk_1413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20"/>
      </w:sdtPr>
      <w:sdtContent>
        <w:p w:rsidR="00000000" w:rsidDel="00000000" w:rsidP="00000000" w:rsidRDefault="00000000" w:rsidRPr="00000000" w14:paraId="000002C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15"/>
            </w:sdtPr>
            <w:sdtContent>
              <w:ins w:author="Anonymous" w:id="53" w:date="2022-03-12T13:56:31Z"/>
              <w:sdt>
                <w:sdtPr>
                  <w:tag w:val="goog_rdk_1416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int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1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main</w:t>
                    </w:r>
                  </w:sdtContent>
                </w:sdt>
                <w:sdt>
                  <w:sdtPr>
                    <w:tag w:val="goog_rdk_141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()</w:t>
                      <w:tab/>
                      <w:t xml:space="preserve">,</w:t>
                    </w:r>
                  </w:sdtContent>
                </w:sdt>
                <w:sdt>
                  <w:sdtPr>
                    <w:tag w:val="goog_rdk_1419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24"/>
      </w:sdtPr>
      <w:sdtContent>
        <w:p w:rsidR="00000000" w:rsidDel="00000000" w:rsidP="00000000" w:rsidRDefault="00000000" w:rsidRPr="00000000" w14:paraId="000002C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21"/>
            </w:sdtPr>
            <w:sdtContent>
              <w:ins w:author="Anonymous" w:id="53" w:date="2022-03-12T13:56:31Z"/>
              <w:sdt>
                <w:sdtPr>
                  <w:tag w:val="goog_rdk_1422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{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23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31"/>
      </w:sdtPr>
      <w:sdtContent>
        <w:p w:rsidR="00000000" w:rsidDel="00000000" w:rsidP="00000000" w:rsidRDefault="00000000" w:rsidRPr="00000000" w14:paraId="000002C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25"/>
            </w:sdtPr>
            <w:sdtContent>
              <w:ins w:author="Anonymous" w:id="53" w:date="2022-03-12T13:56:31Z"/>
              <w:sdt>
                <w:sdtPr>
                  <w:tag w:val="goog_rdk_1426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system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2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(</w:t>
                    </w:r>
                  </w:sdtContent>
                </w:sdt>
                <w:sdt>
                  <w:sdtPr>
                    <w:tag w:val="goog_rdk_142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"cls"</w:t>
                    </w:r>
                  </w:sdtContent>
                </w:sdt>
                <w:sdt>
                  <w:sdtPr>
                    <w:tag w:val="goog_rdk_142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);</w:t>
                    </w:r>
                  </w:sdtContent>
                </w:sdt>
                <w:sdt>
                  <w:sdtPr>
                    <w:tag w:val="goog_rdk_1430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36"/>
      </w:sdtPr>
      <w:sdtContent>
        <w:p w:rsidR="00000000" w:rsidDel="00000000" w:rsidP="00000000" w:rsidRDefault="00000000" w:rsidRPr="00000000" w14:paraId="000002C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32"/>
            </w:sdtPr>
            <w:sdtContent>
              <w:ins w:author="Anonymous" w:id="53" w:date="2022-03-12T13:56:31Z"/>
              <w:sdt>
                <w:sdtPr>
                  <w:tag w:val="goog_rdk_1433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3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// INPUT - @STUDENT:ADD YOUR CODE FOR INPUT HERE:</w:t>
                    </w:r>
                  </w:sdtContent>
                </w:sdt>
                <w:sdt>
                  <w:sdtPr>
                    <w:tag w:val="goog_rdk_1435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58"/>
      </w:sdtPr>
      <w:sdtContent>
        <w:p w:rsidR="00000000" w:rsidDel="00000000" w:rsidP="00000000" w:rsidRDefault="00000000" w:rsidRPr="00000000" w14:paraId="000002C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37"/>
            </w:sdtPr>
            <w:sdtContent>
              <w:ins w:author="Anonymous" w:id="53" w:date="2022-03-12T13:56:31Z"/>
              <w:sdt>
                <w:sdtPr>
                  <w:tag w:val="goog_rdk_1438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3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int</w:t>
                    </w:r>
                  </w:sdtContent>
                </w:sdt>
                <w:sdt>
                  <w:sdtPr>
                    <w:tag w:val="goog_rdk_144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n</w:t>
                    </w:r>
                  </w:sdtContent>
                </w:sdt>
                <w:sdt>
                  <w:sdtPr>
                    <w:tag w:val="goog_rdk_144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,</w:t>
                    </w:r>
                  </w:sdtContent>
                </w:sdt>
                <w:sdt>
                  <w:sdtPr>
                    <w:tag w:val="goog_rdk_144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i</w:t>
                    </w:r>
                  </w:sdtContent>
                </w:sdt>
                <w:sdt>
                  <w:sdtPr>
                    <w:tag w:val="goog_rdk_144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,</w:t>
                    </w:r>
                  </w:sdtContent>
                </w:sdt>
                <w:sdt>
                  <w:sdtPr>
                    <w:tag w:val="goog_rdk_144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str</w:t>
                    </w:r>
                  </w:sdtContent>
                </w:sdt>
                <w:sdt>
                  <w:sdtPr>
                    <w:tag w:val="goog_rdk_144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[</w:t>
                    </w:r>
                  </w:sdtContent>
                </w:sdt>
                <w:sdt>
                  <w:sdtPr>
                    <w:tag w:val="goog_rdk_144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21</w:t>
                    </w:r>
                  </w:sdtContent>
                </w:sdt>
                <w:sdt>
                  <w:sdtPr>
                    <w:tag w:val="goog_rdk_144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],</w:t>
                    </w:r>
                  </w:sdtContent>
                </w:sdt>
                <w:sdt>
                  <w:sdtPr>
                    <w:tag w:val="goog_rdk_144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j</w:t>
                    </w:r>
                  </w:sdtContent>
                </w:sdt>
                <w:sdt>
                  <w:sdtPr>
                    <w:tag w:val="goog_rdk_144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,</w:t>
                    </w:r>
                  </w:sdtContent>
                </w:sdt>
                <w:sdt>
                  <w:sdtPr>
                    <w:tag w:val="goog_rdk_145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k</w:t>
                    </w:r>
                  </w:sdtContent>
                </w:sdt>
                <w:sdt>
                  <w:sdtPr>
                    <w:tag w:val="goog_rdk_145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,</w:t>
                    </w:r>
                  </w:sdtContent>
                </w:sdt>
                <w:sdt>
                  <w:sdtPr>
                    <w:tag w:val="goog_rdk_145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count </w:t>
                    </w:r>
                  </w:sdtContent>
                </w:sdt>
                <w:sdt>
                  <w:sdtPr>
                    <w:tag w:val="goog_rdk_145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=</w:t>
                    </w:r>
                  </w:sdtContent>
                </w:sdt>
                <w:sdt>
                  <w:sdtPr>
                    <w:tag w:val="goog_rdk_145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45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0</w:t>
                    </w:r>
                  </w:sdtContent>
                </w:sdt>
                <w:sdt>
                  <w:sdtPr>
                    <w:tag w:val="goog_rdk_145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;</w:t>
                    </w:r>
                  </w:sdtContent>
                </w:sdt>
                <w:sdt>
                  <w:sdtPr>
                    <w:tag w:val="goog_rdk_1457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67"/>
      </w:sdtPr>
      <w:sdtContent>
        <w:p w:rsidR="00000000" w:rsidDel="00000000" w:rsidP="00000000" w:rsidRDefault="00000000" w:rsidRPr="00000000" w14:paraId="000002C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59"/>
            </w:sdtPr>
            <w:sdtContent>
              <w:ins w:author="Anonymous" w:id="53" w:date="2022-03-12T13:56:31Z"/>
              <w:sdt>
                <w:sdtPr>
                  <w:tag w:val="goog_rdk_1460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6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char</w:t>
                    </w:r>
                  </w:sdtContent>
                </w:sdt>
                <w:sdt>
                  <w:sdtPr>
                    <w:tag w:val="goog_rdk_146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c</w:t>
                    </w:r>
                  </w:sdtContent>
                </w:sdt>
                <w:sdt>
                  <w:sdtPr>
                    <w:tag w:val="goog_rdk_146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[</w:t>
                    </w:r>
                  </w:sdtContent>
                </w:sdt>
                <w:sdt>
                  <w:sdtPr>
                    <w:tag w:val="goog_rdk_146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21</w:t>
                    </w:r>
                  </w:sdtContent>
                </w:sdt>
                <w:sdt>
                  <w:sdtPr>
                    <w:tag w:val="goog_rdk_146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];</w:t>
                    </w:r>
                  </w:sdtContent>
                </w:sdt>
                <w:sdt>
                  <w:sdtPr>
                    <w:tag w:val="goog_rdk_1466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78"/>
      </w:sdtPr>
      <w:sdtContent>
        <w:p w:rsidR="00000000" w:rsidDel="00000000" w:rsidP="00000000" w:rsidRDefault="00000000" w:rsidRPr="00000000" w14:paraId="000002D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68"/>
            </w:sdtPr>
            <w:sdtContent>
              <w:ins w:author="Anonymous" w:id="53" w:date="2022-03-12T13:56:31Z"/>
              <w:sdt>
                <w:sdtPr>
                  <w:tag w:val="goog_rdk_1469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scanf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7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(</w:t>
                    </w:r>
                  </w:sdtContent>
                </w:sdt>
                <w:sdt>
                  <w:sdtPr>
                    <w:tag w:val="goog_rdk_147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"%d "</w:t>
                    </w:r>
                  </w:sdtContent>
                </w:sdt>
                <w:sdt>
                  <w:sdtPr>
                    <w:tag w:val="goog_rdk_147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,</w:t>
                    </w:r>
                  </w:sdtContent>
                </w:sdt>
                <w:sdt>
                  <w:sdtPr>
                    <w:tag w:val="goog_rdk_147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47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&amp;</w:t>
                    </w:r>
                  </w:sdtContent>
                </w:sdt>
                <w:sdt>
                  <w:sdtPr>
                    <w:tag w:val="goog_rdk_147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n</w:t>
                    </w:r>
                  </w:sdtContent>
                </w:sdt>
                <w:sdt>
                  <w:sdtPr>
                    <w:tag w:val="goog_rdk_147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);</w:t>
                    </w:r>
                  </w:sdtContent>
                </w:sdt>
                <w:sdt>
                  <w:sdtPr>
                    <w:tag w:val="goog_rdk_1477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496"/>
      </w:sdtPr>
      <w:sdtContent>
        <w:p w:rsidR="00000000" w:rsidDel="00000000" w:rsidP="00000000" w:rsidRDefault="00000000" w:rsidRPr="00000000" w14:paraId="000002D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79"/>
            </w:sdtPr>
            <w:sdtContent>
              <w:ins w:author="Anonymous" w:id="53" w:date="2022-03-12T13:56:31Z"/>
              <w:sdt>
                <w:sdtPr>
                  <w:tag w:val="goog_rdk_1480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8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for</w:t>
                    </w:r>
                  </w:sdtContent>
                </w:sdt>
                <w:sdt>
                  <w:sdtPr>
                    <w:tag w:val="goog_rdk_148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48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(</w:t>
                    </w:r>
                  </w:sdtContent>
                </w:sdt>
                <w:sdt>
                  <w:sdtPr>
                    <w:tag w:val="goog_rdk_148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i </w:t>
                    </w:r>
                  </w:sdtContent>
                </w:sdt>
                <w:sdt>
                  <w:sdtPr>
                    <w:tag w:val="goog_rdk_148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=</w:t>
                    </w:r>
                  </w:sdtContent>
                </w:sdt>
                <w:sdt>
                  <w:sdtPr>
                    <w:tag w:val="goog_rdk_148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48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0</w:t>
                    </w:r>
                  </w:sdtContent>
                </w:sdt>
                <w:sdt>
                  <w:sdtPr>
                    <w:tag w:val="goog_rdk_148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;</w:t>
                    </w:r>
                  </w:sdtContent>
                </w:sdt>
                <w:sdt>
                  <w:sdtPr>
                    <w:tag w:val="goog_rdk_148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i </w:t>
                    </w:r>
                  </w:sdtContent>
                </w:sdt>
                <w:sdt>
                  <w:sdtPr>
                    <w:tag w:val="goog_rdk_149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&lt;</w:t>
                    </w:r>
                  </w:sdtContent>
                </w:sdt>
                <w:sdt>
                  <w:sdtPr>
                    <w:tag w:val="goog_rdk_149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n</w:t>
                    </w:r>
                  </w:sdtContent>
                </w:sdt>
                <w:sdt>
                  <w:sdtPr>
                    <w:tag w:val="goog_rdk_149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;</w:t>
                    </w:r>
                  </w:sdtContent>
                </w:sdt>
                <w:sdt>
                  <w:sdtPr>
                    <w:tag w:val="goog_rdk_149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i</w:t>
                    </w:r>
                  </w:sdtContent>
                </w:sdt>
                <w:sdt>
                  <w:sdtPr>
                    <w:tag w:val="goog_rdk_149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++)</w:t>
                    </w:r>
                  </w:sdtContent>
                </w:sdt>
                <w:sdt>
                  <w:sdtPr>
                    <w:tag w:val="goog_rdk_1495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01"/>
      </w:sdtPr>
      <w:sdtContent>
        <w:p w:rsidR="00000000" w:rsidDel="00000000" w:rsidP="00000000" w:rsidRDefault="00000000" w:rsidRPr="00000000" w14:paraId="000002D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497"/>
            </w:sdtPr>
            <w:sdtContent>
              <w:ins w:author="Anonymous" w:id="53" w:date="2022-03-12T13:56:31Z"/>
              <w:sdt>
                <w:sdtPr>
                  <w:tag w:val="goog_rdk_1498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49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{</w:t>
                    </w:r>
                  </w:sdtContent>
                </w:sdt>
                <w:sdt>
                  <w:sdtPr>
                    <w:tag w:val="goog_rdk_1500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14"/>
      </w:sdtPr>
      <w:sdtContent>
        <w:p w:rsidR="00000000" w:rsidDel="00000000" w:rsidP="00000000" w:rsidRDefault="00000000" w:rsidRPr="00000000" w14:paraId="000002D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02"/>
            </w:sdtPr>
            <w:sdtContent>
              <w:ins w:author="Anonymous" w:id="53" w:date="2022-03-12T13:56:31Z"/>
              <w:sdt>
                <w:sdtPr>
                  <w:tag w:val="goog_rdk_1503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    scanf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50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(</w:t>
                    </w:r>
                  </w:sdtContent>
                </w:sdt>
                <w:sdt>
                  <w:sdtPr>
                    <w:tag w:val="goog_rdk_150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"%c"</w:t>
                    </w:r>
                  </w:sdtContent>
                </w:sdt>
                <w:sdt>
                  <w:sdtPr>
                    <w:tag w:val="goog_rdk_150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,</w:t>
                    </w:r>
                  </w:sdtContent>
                </w:sdt>
                <w:sdt>
                  <w:sdtPr>
                    <w:tag w:val="goog_rdk_150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50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&amp;</w:t>
                    </w:r>
                  </w:sdtContent>
                </w:sdt>
                <w:sdt>
                  <w:sdtPr>
                    <w:tag w:val="goog_rdk_150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c</w:t>
                    </w:r>
                  </w:sdtContent>
                </w:sdt>
                <w:sdt>
                  <w:sdtPr>
                    <w:tag w:val="goog_rdk_151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[</w:t>
                    </w:r>
                  </w:sdtContent>
                </w:sdt>
                <w:sdt>
                  <w:sdtPr>
                    <w:tag w:val="goog_rdk_151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i</w:t>
                    </w:r>
                  </w:sdtContent>
                </w:sdt>
                <w:sdt>
                  <w:sdtPr>
                    <w:tag w:val="goog_rdk_151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]);</w:t>
                    </w:r>
                  </w:sdtContent>
                </w:sdt>
                <w:sdt>
                  <w:sdtPr>
                    <w:tag w:val="goog_rdk_1513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19"/>
      </w:sdtPr>
      <w:sdtContent>
        <w:p w:rsidR="00000000" w:rsidDel="00000000" w:rsidP="00000000" w:rsidRDefault="00000000" w:rsidRPr="00000000" w14:paraId="000002D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15"/>
            </w:sdtPr>
            <w:sdtContent>
              <w:ins w:author="Anonymous" w:id="53" w:date="2022-03-12T13:56:31Z"/>
              <w:sdt>
                <w:sdtPr>
                  <w:tag w:val="goog_rdk_1516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    getchar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51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();</w:t>
                    </w:r>
                  </w:sdtContent>
                </w:sdt>
                <w:sdt>
                  <w:sdtPr>
                    <w:tag w:val="goog_rdk_1518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24"/>
      </w:sdtPr>
      <w:sdtContent>
        <w:p w:rsidR="00000000" w:rsidDel="00000000" w:rsidP="00000000" w:rsidRDefault="00000000" w:rsidRPr="00000000" w14:paraId="000002D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20"/>
            </w:sdtPr>
            <w:sdtContent>
              <w:ins w:author="Anonymous" w:id="53" w:date="2022-03-12T13:56:31Z"/>
              <w:sdt>
                <w:sdtPr>
                  <w:tag w:val="goog_rdk_1521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52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}</w:t>
                    </w:r>
                  </w:sdtContent>
                </w:sdt>
                <w:sdt>
                  <w:sdtPr>
                    <w:tag w:val="goog_rdk_1523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29"/>
      </w:sdtPr>
      <w:sdtContent>
        <w:p w:rsidR="00000000" w:rsidDel="00000000" w:rsidP="00000000" w:rsidRDefault="00000000" w:rsidRPr="00000000" w14:paraId="000002D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25"/>
            </w:sdtPr>
            <w:sdtContent>
              <w:ins w:author="Anonymous" w:id="53" w:date="2022-03-12T13:56:31Z"/>
              <w:sdt>
                <w:sdtPr>
                  <w:tag w:val="goog_rdk_1526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52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// Fixed Do not edit anything here.</w:t>
                    </w:r>
                  </w:sdtContent>
                </w:sdt>
                <w:sdt>
                  <w:sdtPr>
                    <w:tag w:val="goog_rdk_1528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36"/>
      </w:sdtPr>
      <w:sdtContent>
        <w:p w:rsidR="00000000" w:rsidDel="00000000" w:rsidP="00000000" w:rsidRDefault="00000000" w:rsidRPr="00000000" w14:paraId="000002D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30"/>
            </w:sdtPr>
            <w:sdtContent>
              <w:ins w:author="Anonymous" w:id="53" w:date="2022-03-12T13:56:31Z"/>
              <w:sdt>
                <w:sdtPr>
                  <w:tag w:val="goog_rdk_1531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printf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53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(</w:t>
                    </w:r>
                  </w:sdtContent>
                </w:sdt>
                <w:sdt>
                  <w:sdtPr>
                    <w:tag w:val="goog_rdk_153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"OUTPUT:\n"</w:t>
                    </w:r>
                  </w:sdtContent>
                </w:sdt>
                <w:sdt>
                  <w:sdtPr>
                    <w:tag w:val="goog_rdk_153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);</w:t>
                    </w:r>
                  </w:sdtContent>
                </w:sdt>
                <w:sdt>
                  <w:sdtPr>
                    <w:tag w:val="goog_rdk_1535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41"/>
      </w:sdtPr>
      <w:sdtContent>
        <w:p w:rsidR="00000000" w:rsidDel="00000000" w:rsidP="00000000" w:rsidRDefault="00000000" w:rsidRPr="00000000" w14:paraId="000002D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37"/>
            </w:sdtPr>
            <w:sdtContent>
              <w:ins w:author="Anonymous" w:id="53" w:date="2022-03-12T13:56:31Z"/>
              <w:sdt>
                <w:sdtPr>
                  <w:tag w:val="goog_rdk_1538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53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//@STUDENT: WRITE YOUR OUTPUT HERE:</w:t>
                    </w:r>
                  </w:sdtContent>
                </w:sdt>
                <w:sdt>
                  <w:sdtPr>
                    <w:tag w:val="goog_rdk_1540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59"/>
      </w:sdtPr>
      <w:sdtContent>
        <w:p w:rsidR="00000000" w:rsidDel="00000000" w:rsidP="00000000" w:rsidRDefault="00000000" w:rsidRPr="00000000" w14:paraId="000002D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  <w:rPrChange w:author="Rinright 130688" w:id="57" w:date="2022-03-14T15:09:1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42"/>
            </w:sdtPr>
            <w:sdtContent>
              <w:ins w:author="Anonymous" w:id="53" w:date="2022-03-12T13:56:31Z"/>
              <w:sdt>
                <w:sdtPr>
                  <w:tag w:val="goog_rdk_1543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   </w:t>
                    </w:r>
                  </w:ins>
                </w:sdtContent>
              </w:sdt>
              <w:ins w:author="Anonymous" w:id="53" w:date="2022-03-12T13:56:31Z">
                <w:sdt>
                  <w:sdtPr>
                    <w:tag w:val="goog_rdk_154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for</w:t>
                    </w:r>
                  </w:sdtContent>
                </w:sdt>
                <w:sdt>
                  <w:sdtPr>
                    <w:tag w:val="goog_rdk_154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54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(</w:t>
                    </w:r>
                  </w:sdtContent>
                </w:sdt>
                <w:sdt>
                  <w:sdtPr>
                    <w:tag w:val="goog_rdk_154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i </w:t>
                    </w:r>
                  </w:sdtContent>
                </w:sdt>
                <w:sdt>
                  <w:sdtPr>
                    <w:tag w:val="goog_rdk_154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=</w:t>
                    </w:r>
                  </w:sdtContent>
                </w:sdt>
                <w:sdt>
                  <w:sdtPr>
                    <w:tag w:val="goog_rdk_154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</w:t>
                    </w:r>
                  </w:sdtContent>
                </w:sdt>
                <w:sdt>
                  <w:sdtPr>
                    <w:tag w:val="goog_rdk_155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0</w:t>
                    </w:r>
                  </w:sdtContent>
                </w:sdt>
                <w:sdt>
                  <w:sdtPr>
                    <w:tag w:val="goog_rdk_155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;</w:t>
                    </w:r>
                  </w:sdtContent>
                </w:sdt>
                <w:sdt>
                  <w:sdtPr>
                    <w:tag w:val="goog_rdk_155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i </w:t>
                    </w:r>
                  </w:sdtContent>
                </w:sdt>
                <w:sdt>
                  <w:sdtPr>
                    <w:tag w:val="goog_rdk_155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&lt;</w:t>
                    </w:r>
                  </w:sdtContent>
                </w:sdt>
                <w:sdt>
                  <w:sdtPr>
                    <w:tag w:val="goog_rdk_155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n</w:t>
                    </w:r>
                  </w:sdtContent>
                </w:sdt>
                <w:sdt>
                  <w:sdtPr>
                    <w:tag w:val="goog_rdk_155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;</w:t>
                    </w:r>
                  </w:sdtContent>
                </w:sdt>
                <w:sdt>
                  <w:sdtPr>
                    <w:tag w:val="goog_rdk_155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 i</w:t>
                    </w:r>
                  </w:sdtContent>
                </w:sdt>
                <w:sdt>
                  <w:sdtPr>
                    <w:tag w:val="goog_rdk_155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sz w:val="17"/>
                        <w:szCs w:val="17"/>
                        <w:rtl w:val="0"/>
                        <w:rPrChange w:author="Rinright 130688" w:id="57" w:date="2022-03-14T15:09:11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t xml:space="preserve">++)</w:t>
                    </w:r>
                  </w:sdtContent>
                </w:sdt>
                <w:sdt>
                  <w:sdtPr>
                    <w:tag w:val="goog_rdk_1558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ins>
            </w:sdtContent>
          </w:sdt>
        </w:p>
      </w:sdtContent>
    </w:sdt>
    <w:sdt>
      <w:sdtPr>
        <w:tag w:val="goog_rdk_1561"/>
      </w:sdtPr>
      <w:sdtContent>
        <w:p w:rsidR="00000000" w:rsidDel="00000000" w:rsidP="00000000" w:rsidRDefault="00000000" w:rsidRPr="00000000" w14:paraId="000002D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6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63"/>
      </w:sdtPr>
      <w:sdtContent>
        <w:p w:rsidR="00000000" w:rsidDel="00000000" w:rsidP="00000000" w:rsidRDefault="00000000" w:rsidRPr="00000000" w14:paraId="000002D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6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65"/>
      </w:sdtPr>
      <w:sdtContent>
        <w:p w:rsidR="00000000" w:rsidDel="00000000" w:rsidP="00000000" w:rsidRDefault="00000000" w:rsidRPr="00000000" w14:paraId="000002D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6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67"/>
      </w:sdtPr>
      <w:sdtContent>
        <w:p w:rsidR="00000000" w:rsidDel="00000000" w:rsidP="00000000" w:rsidRDefault="00000000" w:rsidRPr="00000000" w14:paraId="000002D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6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69"/>
      </w:sdtPr>
      <w:sdtContent>
        <w:p w:rsidR="00000000" w:rsidDel="00000000" w:rsidP="00000000" w:rsidRDefault="00000000" w:rsidRPr="00000000" w14:paraId="000002D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6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71"/>
      </w:sdtPr>
      <w:sdtContent>
        <w:p w:rsidR="00000000" w:rsidDel="00000000" w:rsidP="00000000" w:rsidRDefault="00000000" w:rsidRPr="00000000" w14:paraId="000002D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7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73"/>
      </w:sdtPr>
      <w:sdtContent>
        <w:p w:rsidR="00000000" w:rsidDel="00000000" w:rsidP="00000000" w:rsidRDefault="00000000" w:rsidRPr="00000000" w14:paraId="000002E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7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75"/>
      </w:sdtPr>
      <w:sdtContent>
        <w:p w:rsidR="00000000" w:rsidDel="00000000" w:rsidP="00000000" w:rsidRDefault="00000000" w:rsidRPr="00000000" w14:paraId="000002E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7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77"/>
      </w:sdtPr>
      <w:sdtContent>
        <w:p w:rsidR="00000000" w:rsidDel="00000000" w:rsidP="00000000" w:rsidRDefault="00000000" w:rsidRPr="00000000" w14:paraId="000002E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7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    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79"/>
      </w:sdtPr>
      <w:sdtContent>
        <w:p w:rsidR="00000000" w:rsidDel="00000000" w:rsidP="00000000" w:rsidRDefault="00000000" w:rsidRPr="00000000" w14:paraId="000002E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7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81"/>
      </w:sdtPr>
      <w:sdtContent>
        <w:p w:rsidR="00000000" w:rsidDel="00000000" w:rsidP="00000000" w:rsidRDefault="00000000" w:rsidRPr="00000000" w14:paraId="000002E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8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        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83"/>
      </w:sdtPr>
      <w:sdtContent>
        <w:p w:rsidR="00000000" w:rsidDel="00000000" w:rsidP="00000000" w:rsidRDefault="00000000" w:rsidRPr="00000000" w14:paraId="000002E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8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   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--;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85"/>
      </w:sdtPr>
      <w:sdtContent>
        <w:p w:rsidR="00000000" w:rsidDel="00000000" w:rsidP="00000000" w:rsidRDefault="00000000" w:rsidRPr="00000000" w14:paraId="000002E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8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   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--;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87"/>
      </w:sdtPr>
      <w:sdtContent>
        <w:p w:rsidR="00000000" w:rsidDel="00000000" w:rsidP="00000000" w:rsidRDefault="00000000" w:rsidRPr="00000000" w14:paraId="000002E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8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89"/>
      </w:sdtPr>
      <w:sdtContent>
        <w:p w:rsidR="00000000" w:rsidDel="00000000" w:rsidP="00000000" w:rsidRDefault="00000000" w:rsidRPr="00000000" w14:paraId="000002E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8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91"/>
      </w:sdtPr>
      <w:sdtContent>
        <w:p w:rsidR="00000000" w:rsidDel="00000000" w:rsidP="00000000" w:rsidRDefault="00000000" w:rsidRPr="00000000" w14:paraId="000002E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9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93"/>
      </w:sdtPr>
      <w:sdtContent>
        <w:p w:rsidR="00000000" w:rsidDel="00000000" w:rsidP="00000000" w:rsidRDefault="00000000" w:rsidRPr="00000000" w14:paraId="000002E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9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95"/>
      </w:sdtPr>
      <w:sdtContent>
        <w:p w:rsidR="00000000" w:rsidDel="00000000" w:rsidP="00000000" w:rsidRDefault="00000000" w:rsidRPr="00000000" w14:paraId="000002E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9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97"/>
      </w:sdtPr>
      <w:sdtContent>
        <w:p w:rsidR="00000000" w:rsidDel="00000000" w:rsidP="00000000" w:rsidRDefault="00000000" w:rsidRPr="00000000" w14:paraId="000002E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9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599"/>
      </w:sdtPr>
      <w:sdtContent>
        <w:p w:rsidR="00000000" w:rsidDel="00000000" w:rsidP="00000000" w:rsidRDefault="00000000" w:rsidRPr="00000000" w14:paraId="000002E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59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01"/>
      </w:sdtPr>
      <w:sdtContent>
        <w:p w:rsidR="00000000" w:rsidDel="00000000" w:rsidP="00000000" w:rsidRDefault="00000000" w:rsidRPr="00000000" w14:paraId="000002E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0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03"/>
      </w:sdtPr>
      <w:sdtContent>
        <w:p w:rsidR="00000000" w:rsidDel="00000000" w:rsidP="00000000" w:rsidRDefault="00000000" w:rsidRPr="00000000" w14:paraId="000002E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0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"%c"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05"/>
      </w:sdtPr>
      <w:sdtContent>
        <w:p w:rsidR="00000000" w:rsidDel="00000000" w:rsidP="00000000" w:rsidRDefault="00000000" w:rsidRPr="00000000" w14:paraId="000002F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0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count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07"/>
      </w:sdtPr>
      <w:sdtContent>
        <w:p w:rsidR="00000000" w:rsidDel="00000000" w:rsidP="00000000" w:rsidRDefault="00000000" w:rsidRPr="00000000" w14:paraId="000002F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0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09"/>
      </w:sdtPr>
      <w:sdtContent>
        <w:p w:rsidR="00000000" w:rsidDel="00000000" w:rsidP="00000000" w:rsidRDefault="00000000" w:rsidRPr="00000000" w14:paraId="000002F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0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11"/>
      </w:sdtPr>
      <w:sdtContent>
        <w:p w:rsidR="00000000" w:rsidDel="00000000" w:rsidP="00000000" w:rsidRDefault="00000000" w:rsidRPr="00000000" w14:paraId="000002F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1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count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13"/>
      </w:sdtPr>
      <w:sdtContent>
        <w:p w:rsidR="00000000" w:rsidDel="00000000" w:rsidP="00000000" w:rsidRDefault="00000000" w:rsidRPr="00000000" w14:paraId="000002F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1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break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15"/>
      </w:sdtPr>
      <w:sdtContent>
        <w:p w:rsidR="00000000" w:rsidDel="00000000" w:rsidP="00000000" w:rsidRDefault="00000000" w:rsidRPr="00000000" w14:paraId="000002F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1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17"/>
      </w:sdtPr>
      <w:sdtContent>
        <w:p w:rsidR="00000000" w:rsidDel="00000000" w:rsidP="00000000" w:rsidRDefault="00000000" w:rsidRPr="00000000" w14:paraId="000002F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1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19"/>
      </w:sdtPr>
      <w:sdtContent>
        <w:p w:rsidR="00000000" w:rsidDel="00000000" w:rsidP="00000000" w:rsidRDefault="00000000" w:rsidRPr="00000000" w14:paraId="000002F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1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21"/>
      </w:sdtPr>
      <w:sdtContent>
        <w:p w:rsidR="00000000" w:rsidDel="00000000" w:rsidP="00000000" w:rsidRDefault="00000000" w:rsidRPr="00000000" w14:paraId="000002F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2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23"/>
      </w:sdtPr>
      <w:sdtContent>
        <w:p w:rsidR="00000000" w:rsidDel="00000000" w:rsidP="00000000" w:rsidRDefault="00000000" w:rsidRPr="00000000" w14:paraId="000002F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2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25"/>
      </w:sdtPr>
      <w:sdtContent>
        <w:p w:rsidR="00000000" w:rsidDel="00000000" w:rsidP="00000000" w:rsidRDefault="00000000" w:rsidRPr="00000000" w14:paraId="000002F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2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27"/>
      </w:sdtPr>
      <w:sdtContent>
        <w:p w:rsidR="00000000" w:rsidDel="00000000" w:rsidP="00000000" w:rsidRDefault="00000000" w:rsidRPr="00000000" w14:paraId="000002F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2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29"/>
      </w:sdtPr>
      <w:sdtContent>
        <w:p w:rsidR="00000000" w:rsidDel="00000000" w:rsidP="00000000" w:rsidRDefault="00000000" w:rsidRPr="00000000" w14:paraId="000002FC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62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297832" cy="3659240"/>
                      <wp:effectExtent b="0" l="0" r="0" t="0"/>
                      <wp:docPr descr="Graphical user interface, text&#10;&#10;Description automatically generated" id="33" name="image4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&#10;&#10;Description automatically generated" id="0" name="image4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97832" cy="36592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31"/>
      </w:sdtPr>
      <w:sdtContent>
        <w:p w:rsidR="00000000" w:rsidDel="00000000" w:rsidP="00000000" w:rsidRDefault="00000000" w:rsidRPr="00000000" w14:paraId="000002F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3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33"/>
      </w:sdtPr>
      <w:sdtContent>
        <w:p w:rsidR="00000000" w:rsidDel="00000000" w:rsidP="00000000" w:rsidRDefault="00000000" w:rsidRPr="00000000" w14:paraId="000002F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3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35"/>
      </w:sdtPr>
      <w:sdtContent>
        <w:p w:rsidR="00000000" w:rsidDel="00000000" w:rsidP="00000000" w:rsidRDefault="00000000" w:rsidRPr="00000000" w14:paraId="000002F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3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37"/>
      </w:sdtPr>
      <w:sdtContent>
        <w:p w:rsidR="00000000" w:rsidDel="00000000" w:rsidP="00000000" w:rsidRDefault="00000000" w:rsidRPr="00000000" w14:paraId="0000030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3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39"/>
      </w:sdtPr>
      <w:sdtContent>
        <w:p w:rsidR="00000000" w:rsidDel="00000000" w:rsidP="00000000" w:rsidRDefault="00000000" w:rsidRPr="00000000" w14:paraId="0000030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3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41"/>
      </w:sdtPr>
      <w:sdtContent>
        <w:p w:rsidR="00000000" w:rsidDel="00000000" w:rsidP="00000000" w:rsidRDefault="00000000" w:rsidRPr="00000000" w14:paraId="0000030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4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43"/>
      </w:sdtPr>
      <w:sdtContent>
        <w:p w:rsidR="00000000" w:rsidDel="00000000" w:rsidP="00000000" w:rsidRDefault="00000000" w:rsidRPr="00000000" w14:paraId="0000030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4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45"/>
      </w:sdtPr>
      <w:sdtContent>
        <w:p w:rsidR="00000000" w:rsidDel="00000000" w:rsidP="00000000" w:rsidRDefault="00000000" w:rsidRPr="00000000" w14:paraId="0000030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4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47"/>
      </w:sdtPr>
      <w:sdtContent>
        <w:p w:rsidR="00000000" w:rsidDel="00000000" w:rsidP="00000000" w:rsidRDefault="00000000" w:rsidRPr="00000000" w14:paraId="0000030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4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flag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49"/>
      </w:sdtPr>
      <w:sdtContent>
        <w:p w:rsidR="00000000" w:rsidDel="00000000" w:rsidP="00000000" w:rsidRDefault="00000000" w:rsidRPr="00000000" w14:paraId="0000030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4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51"/>
      </w:sdtPr>
      <w:sdtContent>
        <w:p w:rsidR="00000000" w:rsidDel="00000000" w:rsidP="00000000" w:rsidRDefault="00000000" w:rsidRPr="00000000" w14:paraId="0000030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5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tmp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53"/>
      </w:sdtPr>
      <w:sdtContent>
        <w:p w:rsidR="00000000" w:rsidDel="00000000" w:rsidP="00000000" w:rsidRDefault="00000000" w:rsidRPr="00000000" w14:paraId="0000030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5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55"/>
      </w:sdtPr>
      <w:sdtContent>
        <w:p w:rsidR="00000000" w:rsidDel="00000000" w:rsidP="00000000" w:rsidRDefault="00000000" w:rsidRPr="00000000" w14:paraId="0000030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5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57"/>
      </w:sdtPr>
      <w:sdtContent>
        <w:p w:rsidR="00000000" w:rsidDel="00000000" w:rsidP="00000000" w:rsidRDefault="00000000" w:rsidRPr="00000000" w14:paraId="0000030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5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a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59"/>
      </w:sdtPr>
      <w:sdtContent>
        <w:p w:rsidR="00000000" w:rsidDel="00000000" w:rsidP="00000000" w:rsidRDefault="00000000" w:rsidRPr="00000000" w14:paraId="0000030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5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flag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61"/>
      </w:sdtPr>
      <w:sdtContent>
        <w:p w:rsidR="00000000" w:rsidDel="00000000" w:rsidP="00000000" w:rsidRDefault="00000000" w:rsidRPr="00000000" w14:paraId="0000030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6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63"/>
      </w:sdtPr>
      <w:sdtContent>
        <w:p w:rsidR="00000000" w:rsidDel="00000000" w:rsidP="00000000" w:rsidRDefault="00000000" w:rsidRPr="00000000" w14:paraId="0000030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6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65"/>
      </w:sdtPr>
      <w:sdtContent>
        <w:p w:rsidR="00000000" w:rsidDel="00000000" w:rsidP="00000000" w:rsidRDefault="00000000" w:rsidRPr="00000000" w14:paraId="0000030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6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67"/>
      </w:sdtPr>
      <w:sdtContent>
        <w:p w:rsidR="00000000" w:rsidDel="00000000" w:rsidP="00000000" w:rsidRDefault="00000000" w:rsidRPr="00000000" w14:paraId="0000030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6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69"/>
      </w:sdtPr>
      <w:sdtContent>
        <w:p w:rsidR="00000000" w:rsidDel="00000000" w:rsidP="00000000" w:rsidRDefault="00000000" w:rsidRPr="00000000" w14:paraId="0000031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6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71"/>
      </w:sdtPr>
      <w:sdtContent>
        <w:p w:rsidR="00000000" w:rsidDel="00000000" w:rsidP="00000000" w:rsidRDefault="00000000" w:rsidRPr="00000000" w14:paraId="0000031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7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73"/>
      </w:sdtPr>
      <w:sdtContent>
        <w:p w:rsidR="00000000" w:rsidDel="00000000" w:rsidP="00000000" w:rsidRDefault="00000000" w:rsidRPr="00000000" w14:paraId="0000031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7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flag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75"/>
      </w:sdtPr>
      <w:sdtContent>
        <w:p w:rsidR="00000000" w:rsidDel="00000000" w:rsidP="00000000" w:rsidRDefault="00000000" w:rsidRPr="00000000" w14:paraId="0000031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7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77"/>
      </w:sdtPr>
      <w:sdtContent>
        <w:p w:rsidR="00000000" w:rsidDel="00000000" w:rsidP="00000000" w:rsidRDefault="00000000" w:rsidRPr="00000000" w14:paraId="0000031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7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79"/>
      </w:sdtPr>
      <w:sdtContent>
        <w:p w:rsidR="00000000" w:rsidDel="00000000" w:rsidP="00000000" w:rsidRDefault="00000000" w:rsidRPr="00000000" w14:paraId="0000031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7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81"/>
      </w:sdtPr>
      <w:sdtContent>
        <w:p w:rsidR="00000000" w:rsidDel="00000000" w:rsidP="00000000" w:rsidRDefault="00000000" w:rsidRPr="00000000" w14:paraId="0000031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8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 is not a power of 2"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83"/>
      </w:sdtPr>
      <w:sdtContent>
        <w:p w:rsidR="00000000" w:rsidDel="00000000" w:rsidP="00000000" w:rsidRDefault="00000000" w:rsidRPr="00000000" w14:paraId="0000031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8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85"/>
      </w:sdtPr>
      <w:sdtContent>
        <w:p w:rsidR="00000000" w:rsidDel="00000000" w:rsidP="00000000" w:rsidRDefault="00000000" w:rsidRPr="00000000" w14:paraId="0000031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84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87"/>
      </w:sdtPr>
      <w:sdtContent>
        <w:p w:rsidR="00000000" w:rsidDel="00000000" w:rsidP="00000000" w:rsidRDefault="00000000" w:rsidRPr="00000000" w14:paraId="0000031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86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89"/>
      </w:sdtPr>
      <w:sdtContent>
        <w:p w:rsidR="00000000" w:rsidDel="00000000" w:rsidP="00000000" w:rsidRDefault="00000000" w:rsidRPr="00000000" w14:paraId="0000031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88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91"/>
      </w:sdtPr>
      <w:sdtContent>
        <w:p w:rsidR="00000000" w:rsidDel="00000000" w:rsidP="00000000" w:rsidRDefault="00000000" w:rsidRPr="00000000" w14:paraId="0000031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90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94"/>
      </w:sdtPr>
      <w:sdtContent>
        <w:p w:rsidR="00000000" w:rsidDel="00000000" w:rsidP="00000000" w:rsidRDefault="00000000" w:rsidRPr="00000000" w14:paraId="0000031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color w:val="880000"/>
              <w:sz w:val="17"/>
              <w:szCs w:val="17"/>
              <w:rPrChange w:author="phúc Nguyễn" w:id="58" w:date="2022-03-14T09:04:13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88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692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</w:ins>
              <w:sdt>
                <w:sdtPr>
                  <w:tag w:val="goog_rdk_1693"/>
                </w:sdtPr>
                <w:sdtContent>
                  <w:ins w:author="Anonymous" w:id="53" w:date="2022-03-12T13:56:31Z">
                    <w:r w:rsidDel="00000000" w:rsidR="00000000" w:rsidRPr="00000000">
                      <w:rPr>
                        <w:rtl w:val="0"/>
                      </w:rPr>
                    </w:r>
                  </w:ins>
                </w:sdtContent>
              </w:sdt>
              <w:ins w:author="Anonymous" w:id="53" w:date="2022-03-12T13:56:31Z"/>
            </w:sdtContent>
          </w:sdt>
        </w:p>
      </w:sdtContent>
    </w:sdt>
    <w:sdt>
      <w:sdtPr>
        <w:tag w:val="goog_rdk_1696"/>
      </w:sdtPr>
      <w:sdtContent>
        <w:p w:rsidR="00000000" w:rsidDel="00000000" w:rsidP="00000000" w:rsidRDefault="00000000" w:rsidRPr="00000000" w14:paraId="0000031D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69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698"/>
      </w:sdtPr>
      <w:sdtContent>
        <w:p w:rsidR="00000000" w:rsidDel="00000000" w:rsidP="00000000" w:rsidRDefault="00000000" w:rsidRPr="00000000" w14:paraId="0000031E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6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2949575"/>
                      <wp:effectExtent b="0" l="0" r="0" t="0"/>
                      <wp:docPr descr="Graphical user interface, text&#10;&#10;Description automatically generated" id="38" name="image7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&#10;&#10;Description automatically generated" id="0" name="image7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9495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00"/>
      </w:sdtPr>
      <w:sdtContent>
        <w:p w:rsidR="00000000" w:rsidDel="00000000" w:rsidP="00000000" w:rsidRDefault="00000000" w:rsidRPr="00000000" w14:paraId="0000031F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699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02"/>
      </w:sdtPr>
      <w:sdtContent>
        <w:p w:rsidR="00000000" w:rsidDel="00000000" w:rsidP="00000000" w:rsidRDefault="00000000" w:rsidRPr="00000000" w14:paraId="0000032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04"/>
      </w:sdtPr>
      <w:sdtContent>
        <w:p w:rsidR="00000000" w:rsidDel="00000000" w:rsidP="00000000" w:rsidRDefault="00000000" w:rsidRPr="00000000" w14:paraId="0000032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06"/>
      </w:sdtPr>
      <w:sdtContent>
        <w:p w:rsidR="00000000" w:rsidDel="00000000" w:rsidP="00000000" w:rsidRDefault="00000000" w:rsidRPr="00000000" w14:paraId="0000032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08"/>
      </w:sdtPr>
      <w:sdtContent>
        <w:p w:rsidR="00000000" w:rsidDel="00000000" w:rsidP="00000000" w:rsidRDefault="00000000" w:rsidRPr="00000000" w14:paraId="0000032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10"/>
      </w:sdtPr>
      <w:sdtContent>
        <w:p w:rsidR="00000000" w:rsidDel="00000000" w:rsidP="00000000" w:rsidRDefault="00000000" w:rsidRPr="00000000" w14:paraId="0000032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12"/>
      </w:sdtPr>
      <w:sdtContent>
        <w:p w:rsidR="00000000" w:rsidDel="00000000" w:rsidP="00000000" w:rsidRDefault="00000000" w:rsidRPr="00000000" w14:paraId="0000032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14"/>
      </w:sdtPr>
      <w:sdtContent>
        <w:p w:rsidR="00000000" w:rsidDel="00000000" w:rsidP="00000000" w:rsidRDefault="00000000" w:rsidRPr="00000000" w14:paraId="0000032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16"/>
      </w:sdtPr>
      <w:sdtContent>
        <w:p w:rsidR="00000000" w:rsidDel="00000000" w:rsidP="00000000" w:rsidRDefault="00000000" w:rsidRPr="00000000" w14:paraId="0000032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18"/>
      </w:sdtPr>
      <w:sdtContent>
        <w:p w:rsidR="00000000" w:rsidDel="00000000" w:rsidP="00000000" w:rsidRDefault="00000000" w:rsidRPr="00000000" w14:paraId="0000032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20"/>
      </w:sdtPr>
      <w:sdtContent>
        <w:p w:rsidR="00000000" w:rsidDel="00000000" w:rsidP="00000000" w:rsidRDefault="00000000" w:rsidRPr="00000000" w14:paraId="0000032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count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tmp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22"/>
      </w:sdtPr>
      <w:sdtContent>
        <w:p w:rsidR="00000000" w:rsidDel="00000000" w:rsidP="00000000" w:rsidRDefault="00000000" w:rsidRPr="00000000" w14:paraId="0000032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24"/>
      </w:sdtPr>
      <w:sdtContent>
        <w:p w:rsidR="00000000" w:rsidDel="00000000" w:rsidP="00000000" w:rsidRDefault="00000000" w:rsidRPr="00000000" w14:paraId="0000032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26"/>
      </w:sdtPr>
      <w:sdtContent>
        <w:p w:rsidR="00000000" w:rsidDel="00000000" w:rsidP="00000000" w:rsidRDefault="00000000" w:rsidRPr="00000000" w14:paraId="0000032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28"/>
      </w:sdtPr>
      <w:sdtContent>
        <w:p w:rsidR="00000000" w:rsidDel="00000000" w:rsidP="00000000" w:rsidRDefault="00000000" w:rsidRPr="00000000" w14:paraId="0000032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30"/>
      </w:sdtPr>
      <w:sdtContent>
        <w:p w:rsidR="00000000" w:rsidDel="00000000" w:rsidP="00000000" w:rsidRDefault="00000000" w:rsidRPr="00000000" w14:paraId="0000032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732"/>
      </w:sdtPr>
      <w:sdtContent>
        <w:p w:rsidR="00000000" w:rsidDel="00000000" w:rsidP="00000000" w:rsidRDefault="00000000" w:rsidRPr="00000000" w14:paraId="0000032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34"/>
      </w:sdtPr>
      <w:sdtContent>
        <w:p w:rsidR="00000000" w:rsidDel="00000000" w:rsidP="00000000" w:rsidRDefault="00000000" w:rsidRPr="00000000" w14:paraId="0000033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36"/>
      </w:sdtPr>
      <w:sdtContent>
        <w:p w:rsidR="00000000" w:rsidDel="00000000" w:rsidP="00000000" w:rsidRDefault="00000000" w:rsidRPr="00000000" w14:paraId="0000033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 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tmp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3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38"/>
      </w:sdtPr>
      <w:sdtContent>
        <w:p w:rsidR="00000000" w:rsidDel="00000000" w:rsidP="00000000" w:rsidRDefault="00000000" w:rsidRPr="00000000" w14:paraId="0000033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40"/>
      </w:sdtPr>
      <w:sdtContent>
        <w:p w:rsidR="00000000" w:rsidDel="00000000" w:rsidP="00000000" w:rsidRDefault="00000000" w:rsidRPr="00000000" w14:paraId="0000033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 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42"/>
      </w:sdtPr>
      <w:sdtContent>
        <w:p w:rsidR="00000000" w:rsidDel="00000000" w:rsidP="00000000" w:rsidRDefault="00000000" w:rsidRPr="00000000" w14:paraId="0000033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44"/>
      </w:sdtPr>
      <w:sdtContent>
        <w:p w:rsidR="00000000" w:rsidDel="00000000" w:rsidP="00000000" w:rsidRDefault="00000000" w:rsidRPr="00000000" w14:paraId="0000033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46"/>
      </w:sdtPr>
      <w:sdtContent>
        <w:p w:rsidR="00000000" w:rsidDel="00000000" w:rsidP="00000000" w:rsidRDefault="00000000" w:rsidRPr="00000000" w14:paraId="0000033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48"/>
      </w:sdtPr>
      <w:sdtContent>
        <w:p w:rsidR="00000000" w:rsidDel="00000000" w:rsidP="00000000" w:rsidRDefault="00000000" w:rsidRPr="00000000" w14:paraId="0000033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50"/>
      </w:sdtPr>
      <w:sdtContent>
        <w:p w:rsidR="00000000" w:rsidDel="00000000" w:rsidP="00000000" w:rsidRDefault="00000000" w:rsidRPr="00000000" w14:paraId="0000033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52"/>
      </w:sdtPr>
      <w:sdtContent>
        <w:p w:rsidR="00000000" w:rsidDel="00000000" w:rsidP="00000000" w:rsidRDefault="00000000" w:rsidRPr="00000000" w14:paraId="0000033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tmp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54"/>
      </w:sdtPr>
      <w:sdtContent>
        <w:p w:rsidR="00000000" w:rsidDel="00000000" w:rsidP="00000000" w:rsidRDefault="00000000" w:rsidRPr="00000000" w14:paraId="0000033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56"/>
      </w:sdtPr>
      <w:sdtContent>
        <w:p w:rsidR="00000000" w:rsidDel="00000000" w:rsidP="00000000" w:rsidRDefault="00000000" w:rsidRPr="00000000" w14:paraId="0000033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58"/>
      </w:sdtPr>
      <w:sdtContent>
        <w:p w:rsidR="00000000" w:rsidDel="00000000" w:rsidP="00000000" w:rsidRDefault="00000000" w:rsidRPr="00000000" w14:paraId="0000033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count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60"/>
      </w:sdtPr>
      <w:sdtContent>
        <w:p w:rsidR="00000000" w:rsidDel="00000000" w:rsidP="00000000" w:rsidRDefault="00000000" w:rsidRPr="00000000" w14:paraId="0000033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62"/>
      </w:sdtPr>
      <w:sdtContent>
        <w:p w:rsidR="00000000" w:rsidDel="00000000" w:rsidP="00000000" w:rsidRDefault="00000000" w:rsidRPr="00000000" w14:paraId="0000033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64"/>
      </w:sdtPr>
      <w:sdtContent>
        <w:p w:rsidR="00000000" w:rsidDel="00000000" w:rsidP="00000000" w:rsidRDefault="00000000" w:rsidRPr="00000000" w14:paraId="0000033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66"/>
      </w:sdtPr>
      <w:sdtContent>
        <w:p w:rsidR="00000000" w:rsidDel="00000000" w:rsidP="00000000" w:rsidRDefault="00000000" w:rsidRPr="00000000" w14:paraId="0000034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68"/>
      </w:sdtPr>
      <w:sdtContent>
        <w:p w:rsidR="00000000" w:rsidDel="00000000" w:rsidP="00000000" w:rsidRDefault="00000000" w:rsidRPr="00000000" w14:paraId="0000034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70"/>
      </w:sdtPr>
      <w:sdtContent>
        <w:p w:rsidR="00000000" w:rsidDel="00000000" w:rsidP="00000000" w:rsidRDefault="00000000" w:rsidRPr="00000000" w14:paraId="00000342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769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72"/>
      </w:sdtPr>
      <w:sdtContent>
        <w:p w:rsidR="00000000" w:rsidDel="00000000" w:rsidP="00000000" w:rsidRDefault="00000000" w:rsidRPr="00000000" w14:paraId="00000343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7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</w:rPr>
                  <w:drawing>
                    <wp:inline distB="0" distT="0" distL="0" distR="0">
                      <wp:extent cx="5943600" cy="3931285"/>
                      <wp:effectExtent b="0" l="0" r="0" t="0"/>
                      <wp:docPr descr="Graphical user interface, text&#10;&#10;Description automatically generated" id="46" name="image5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&#10;&#10;Description automatically generated" id="0" name="image5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9312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74"/>
      </w:sdtPr>
      <w:sdtContent>
        <w:p w:rsidR="00000000" w:rsidDel="00000000" w:rsidP="00000000" w:rsidRDefault="00000000" w:rsidRPr="00000000" w14:paraId="0000034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76"/>
      </w:sdtPr>
      <w:sdtContent>
        <w:p w:rsidR="00000000" w:rsidDel="00000000" w:rsidP="00000000" w:rsidRDefault="00000000" w:rsidRPr="00000000" w14:paraId="0000034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&lt;stdlib.h&gt;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78"/>
      </w:sdtPr>
      <w:sdtContent>
        <w:p w:rsidR="00000000" w:rsidDel="00000000" w:rsidP="00000000" w:rsidRDefault="00000000" w:rsidRPr="00000000" w14:paraId="0000034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80"/>
      </w:sdtPr>
      <w:sdtContent>
        <w:p w:rsidR="00000000" w:rsidDel="00000000" w:rsidP="00000000" w:rsidRDefault="00000000" w:rsidRPr="00000000" w14:paraId="0000034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&lt;math.h&gt;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82"/>
      </w:sdtPr>
      <w:sdtContent>
        <w:p w:rsidR="00000000" w:rsidDel="00000000" w:rsidP="00000000" w:rsidRDefault="00000000" w:rsidRPr="00000000" w14:paraId="0000034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&lt;ctype.h&gt;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84"/>
      </w:sdtPr>
      <w:sdtContent>
        <w:p w:rsidR="00000000" w:rsidDel="00000000" w:rsidP="00000000" w:rsidRDefault="00000000" w:rsidRPr="00000000" w14:paraId="0000034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checkprime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86"/>
      </w:sdtPr>
      <w:sdtContent>
        <w:p w:rsidR="00000000" w:rsidDel="00000000" w:rsidP="00000000" w:rsidRDefault="00000000" w:rsidRPr="00000000" w14:paraId="0000034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88"/>
      </w:sdtPr>
      <w:sdtContent>
        <w:p w:rsidR="00000000" w:rsidDel="00000000" w:rsidP="00000000" w:rsidRDefault="00000000" w:rsidRPr="00000000" w14:paraId="0000034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90"/>
      </w:sdtPr>
      <w:sdtContent>
        <w:p w:rsidR="00000000" w:rsidDel="00000000" w:rsidP="00000000" w:rsidRDefault="00000000" w:rsidRPr="00000000" w14:paraId="0000034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92"/>
      </w:sdtPr>
      <w:sdtContent>
        <w:p w:rsidR="00000000" w:rsidDel="00000000" w:rsidP="00000000" w:rsidRDefault="00000000" w:rsidRPr="00000000" w14:paraId="0000034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94"/>
      </w:sdtPr>
      <w:sdtContent>
        <w:p w:rsidR="00000000" w:rsidDel="00000000" w:rsidP="00000000" w:rsidRDefault="00000000" w:rsidRPr="00000000" w14:paraId="0000034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sqrt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96"/>
      </w:sdtPr>
      <w:sdtContent>
        <w:p w:rsidR="00000000" w:rsidDel="00000000" w:rsidP="00000000" w:rsidRDefault="00000000" w:rsidRPr="00000000" w14:paraId="0000034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798"/>
      </w:sdtPr>
      <w:sdtContent>
        <w:p w:rsidR="00000000" w:rsidDel="00000000" w:rsidP="00000000" w:rsidRDefault="00000000" w:rsidRPr="00000000" w14:paraId="0000035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00"/>
      </w:sdtPr>
      <w:sdtContent>
        <w:p w:rsidR="00000000" w:rsidDel="00000000" w:rsidP="00000000" w:rsidRDefault="00000000" w:rsidRPr="00000000" w14:paraId="0000035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7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02"/>
      </w:sdtPr>
      <w:sdtContent>
        <w:p w:rsidR="00000000" w:rsidDel="00000000" w:rsidP="00000000" w:rsidRDefault="00000000" w:rsidRPr="00000000" w14:paraId="0000035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04"/>
      </w:sdtPr>
      <w:sdtContent>
        <w:p w:rsidR="00000000" w:rsidDel="00000000" w:rsidP="00000000" w:rsidRDefault="00000000" w:rsidRPr="00000000" w14:paraId="0000035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06"/>
      </w:sdtPr>
      <w:sdtContent>
        <w:p w:rsidR="00000000" w:rsidDel="00000000" w:rsidP="00000000" w:rsidRDefault="00000000" w:rsidRPr="00000000" w14:paraId="0000035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08"/>
      </w:sdtPr>
      <w:sdtContent>
        <w:p w:rsidR="00000000" w:rsidDel="00000000" w:rsidP="00000000" w:rsidRDefault="00000000" w:rsidRPr="00000000" w14:paraId="0000035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"cls"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10"/>
      </w:sdtPr>
      <w:sdtContent>
        <w:p w:rsidR="00000000" w:rsidDel="00000000" w:rsidP="00000000" w:rsidRDefault="00000000" w:rsidRPr="00000000" w14:paraId="0000035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INPUT - @STUDENT:ADD YOUR CODE FOR INPUT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12"/>
      </w:sdtPr>
      <w:sdtContent>
        <w:p w:rsidR="00000000" w:rsidDel="00000000" w:rsidP="00000000" w:rsidRDefault="00000000" w:rsidRPr="00000000" w14:paraId="0000035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14"/>
      </w:sdtPr>
      <w:sdtContent>
        <w:p w:rsidR="00000000" w:rsidDel="00000000" w:rsidP="00000000" w:rsidRDefault="00000000" w:rsidRPr="00000000" w14:paraId="0000035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16"/>
      </w:sdtPr>
      <w:sdtContent>
        <w:p w:rsidR="00000000" w:rsidDel="00000000" w:rsidP="00000000" w:rsidRDefault="00000000" w:rsidRPr="00000000" w14:paraId="0000035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818"/>
      </w:sdtPr>
      <w:sdtContent>
        <w:p w:rsidR="00000000" w:rsidDel="00000000" w:rsidP="00000000" w:rsidRDefault="00000000" w:rsidRPr="00000000" w14:paraId="0000035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Fixed Do not edit anything here.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20"/>
      </w:sdtPr>
      <w:sdtContent>
        <w:p w:rsidR="00000000" w:rsidDel="00000000" w:rsidP="00000000" w:rsidRDefault="00000000" w:rsidRPr="00000000" w14:paraId="0000035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"OUTPUT:\n"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22"/>
      </w:sdtPr>
      <w:sdtContent>
        <w:p w:rsidR="00000000" w:rsidDel="00000000" w:rsidP="00000000" w:rsidRDefault="00000000" w:rsidRPr="00000000" w14:paraId="0000035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//@STUDENT: WRITE YOUR OUTPUT HERE: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24"/>
      </w:sdtPr>
      <w:sdtContent>
        <w:p w:rsidR="00000000" w:rsidDel="00000000" w:rsidP="00000000" w:rsidRDefault="00000000" w:rsidRPr="00000000" w14:paraId="0000035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826"/>
      </w:sdtPr>
      <w:sdtContent>
        <w:p w:rsidR="00000000" w:rsidDel="00000000" w:rsidP="00000000" w:rsidRDefault="00000000" w:rsidRPr="00000000" w14:paraId="0000035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checkprime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28"/>
      </w:sdtPr>
      <w:sdtContent>
        <w:p w:rsidR="00000000" w:rsidDel="00000000" w:rsidP="00000000" w:rsidRDefault="00000000" w:rsidRPr="00000000" w14:paraId="0000035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30"/>
      </w:sdtPr>
      <w:sdtContent>
        <w:p w:rsidR="00000000" w:rsidDel="00000000" w:rsidP="00000000" w:rsidRDefault="00000000" w:rsidRPr="00000000" w14:paraId="0000036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"0x%X"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32"/>
      </w:sdtPr>
      <w:sdtContent>
        <w:p w:rsidR="00000000" w:rsidDel="00000000" w:rsidP="00000000" w:rsidRDefault="00000000" w:rsidRPr="00000000" w14:paraId="0000036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34"/>
      </w:sdtPr>
      <w:sdtContent>
        <w:p w:rsidR="00000000" w:rsidDel="00000000" w:rsidP="00000000" w:rsidRDefault="00000000" w:rsidRPr="00000000" w14:paraId="0000036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</w:p>
      </w:sdtContent>
    </w:sdt>
    <w:sdt>
      <w:sdtPr>
        <w:tag w:val="goog_rdk_1836"/>
      </w:sdtPr>
      <w:sdtContent>
        <w:p w:rsidR="00000000" w:rsidDel="00000000" w:rsidP="00000000" w:rsidRDefault="00000000" w:rsidRPr="00000000" w14:paraId="0000036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38"/>
      </w:sdtPr>
      <w:sdtContent>
        <w:p w:rsidR="00000000" w:rsidDel="00000000" w:rsidP="00000000" w:rsidRDefault="00000000" w:rsidRPr="00000000" w14:paraId="0000036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40"/>
      </w:sdtPr>
      <w:sdtContent>
        <w:p w:rsidR="00000000" w:rsidDel="00000000" w:rsidP="00000000" w:rsidRDefault="00000000" w:rsidRPr="00000000" w14:paraId="0000036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 is not a prime number"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42"/>
      </w:sdtPr>
      <w:sdtContent>
        <w:p w:rsidR="00000000" w:rsidDel="00000000" w:rsidP="00000000" w:rsidRDefault="00000000" w:rsidRPr="00000000" w14:paraId="0000036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44"/>
      </w:sdtPr>
      <w:sdtContent>
        <w:p w:rsidR="00000000" w:rsidDel="00000000" w:rsidP="00000000" w:rsidRDefault="00000000" w:rsidRPr="00000000" w14:paraId="0000036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//--FIXED PART - DO NOT EDIT ANY THINGS HERE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46"/>
      </w:sdtPr>
      <w:sdtContent>
        <w:p w:rsidR="00000000" w:rsidDel="00000000" w:rsidP="00000000" w:rsidRDefault="00000000" w:rsidRPr="00000000" w14:paraId="0000036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48"/>
      </w:sdtPr>
      <w:sdtContent>
        <w:p w:rsidR="00000000" w:rsidDel="00000000" w:rsidP="00000000" w:rsidRDefault="00000000" w:rsidRPr="00000000" w14:paraId="0000036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system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"pause"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50"/>
      </w:sdtPr>
      <w:sdtContent>
        <w:p w:rsidR="00000000" w:rsidDel="00000000" w:rsidP="00000000" w:rsidRDefault="00000000" w:rsidRPr="00000000" w14:paraId="0000036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52"/>
      </w:sdtPr>
      <w:sdtContent>
        <w:p w:rsidR="00000000" w:rsidDel="00000000" w:rsidP="00000000" w:rsidRDefault="00000000" w:rsidRPr="00000000" w14:paraId="0000036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54"/>
      </w:sdtPr>
      <w:sdtContent>
        <w:p w:rsidR="00000000" w:rsidDel="00000000" w:rsidP="00000000" w:rsidRDefault="00000000" w:rsidRPr="00000000" w14:paraId="0000036C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53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56"/>
      </w:sdtPr>
      <w:sdtContent>
        <w:p w:rsidR="00000000" w:rsidDel="00000000" w:rsidP="00000000" w:rsidRDefault="00000000" w:rsidRPr="00000000" w14:paraId="0000036D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5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58"/>
      </w:sdtPr>
      <w:sdtContent>
        <w:p w:rsidR="00000000" w:rsidDel="00000000" w:rsidP="00000000" w:rsidRDefault="00000000" w:rsidRPr="00000000" w14:paraId="0000036E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57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60"/>
      </w:sdtPr>
      <w:sdtContent>
        <w:p w:rsidR="00000000" w:rsidDel="00000000" w:rsidP="00000000" w:rsidRDefault="00000000" w:rsidRPr="00000000" w14:paraId="0000036F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59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62"/>
      </w:sdtPr>
      <w:sdtContent>
        <w:p w:rsidR="00000000" w:rsidDel="00000000" w:rsidP="00000000" w:rsidRDefault="00000000" w:rsidRPr="00000000" w14:paraId="00000370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61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64"/>
      </w:sdtPr>
      <w:sdtContent>
        <w:p w:rsidR="00000000" w:rsidDel="00000000" w:rsidP="00000000" w:rsidRDefault="00000000" w:rsidRPr="00000000" w14:paraId="00000371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63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66"/>
      </w:sdtPr>
      <w:sdtContent>
        <w:p w:rsidR="00000000" w:rsidDel="00000000" w:rsidP="00000000" w:rsidRDefault="00000000" w:rsidRPr="00000000" w14:paraId="00000372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6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68"/>
      </w:sdtPr>
      <w:sdtContent>
        <w:p w:rsidR="00000000" w:rsidDel="00000000" w:rsidP="00000000" w:rsidRDefault="00000000" w:rsidRPr="00000000" w14:paraId="00000373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67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70"/>
      </w:sdtPr>
      <w:sdtContent>
        <w:p w:rsidR="00000000" w:rsidDel="00000000" w:rsidP="00000000" w:rsidRDefault="00000000" w:rsidRPr="00000000" w14:paraId="00000374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String:</w:t>
                </w:r>
              </w:ins>
            </w:sdtContent>
          </w:sdt>
        </w:p>
      </w:sdtContent>
    </w:sdt>
    <w:sdt>
      <w:sdtPr>
        <w:tag w:val="goog_rdk_1872"/>
      </w:sdtPr>
      <w:sdtContent>
        <w:p w:rsidR="00000000" w:rsidDel="00000000" w:rsidP="00000000" w:rsidRDefault="00000000" w:rsidRPr="00000000" w14:paraId="00000375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871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74"/>
      </w:sdtPr>
      <w:sdtContent>
        <w:p w:rsidR="00000000" w:rsidDel="00000000" w:rsidP="00000000" w:rsidRDefault="00000000" w:rsidRPr="00000000" w14:paraId="0000037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18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Đếm số kí tự số trong xâu nhập từ bàn phím.</w:t>
                </w:r>
              </w:ins>
            </w:sdtContent>
          </w:sdt>
        </w:p>
      </w:sdtContent>
    </w:sdt>
    <w:sdt>
      <w:sdtPr>
        <w:tag w:val="goog_rdk_1876"/>
      </w:sdtPr>
      <w:sdtContent>
        <w:p w:rsidR="00000000" w:rsidDel="00000000" w:rsidP="00000000" w:rsidRDefault="00000000" w:rsidRPr="00000000" w14:paraId="0000037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78"/>
      </w:sdtPr>
      <w:sdtContent>
        <w:p w:rsidR="00000000" w:rsidDel="00000000" w:rsidP="00000000" w:rsidRDefault="00000000" w:rsidRPr="00000000" w14:paraId="0000037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80"/>
      </w:sdtPr>
      <w:sdtContent>
        <w:p w:rsidR="00000000" w:rsidDel="00000000" w:rsidP="00000000" w:rsidRDefault="00000000" w:rsidRPr="00000000" w14:paraId="0000037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82"/>
      </w:sdtPr>
      <w:sdtContent>
        <w:p w:rsidR="00000000" w:rsidDel="00000000" w:rsidP="00000000" w:rsidRDefault="00000000" w:rsidRPr="00000000" w14:paraId="0000037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demktso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[])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84"/>
      </w:sdtPr>
      <w:sdtContent>
        <w:p w:rsidR="00000000" w:rsidDel="00000000" w:rsidP="00000000" w:rsidRDefault="00000000" w:rsidRPr="00000000" w14:paraId="0000037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86"/>
      </w:sdtPr>
      <w:sdtContent>
        <w:p w:rsidR="00000000" w:rsidDel="00000000" w:rsidP="00000000" w:rsidRDefault="00000000" w:rsidRPr="00000000" w14:paraId="0000037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88"/>
      </w:sdtPr>
      <w:sdtContent>
        <w:p w:rsidR="00000000" w:rsidDel="00000000" w:rsidP="00000000" w:rsidRDefault="00000000" w:rsidRPr="00000000" w14:paraId="0000037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90"/>
      </w:sdtPr>
      <w:sdtContent>
        <w:p w:rsidR="00000000" w:rsidDel="00000000" w:rsidP="00000000" w:rsidRDefault="00000000" w:rsidRPr="00000000" w14:paraId="0000037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]&gt;=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'0'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'9'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92"/>
      </w:sdtPr>
      <w:sdtContent>
        <w:p w:rsidR="00000000" w:rsidDel="00000000" w:rsidP="00000000" w:rsidRDefault="00000000" w:rsidRPr="00000000" w14:paraId="0000037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9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94"/>
      </w:sdtPr>
      <w:sdtContent>
        <w:p w:rsidR="00000000" w:rsidDel="00000000" w:rsidP="00000000" w:rsidRDefault="00000000" w:rsidRPr="00000000" w14:paraId="0000038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96"/>
      </w:sdtPr>
      <w:sdtContent>
        <w:p w:rsidR="00000000" w:rsidDel="00000000" w:rsidP="00000000" w:rsidRDefault="00000000" w:rsidRPr="00000000" w14:paraId="0000038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898"/>
      </w:sdtPr>
      <w:sdtContent>
        <w:p w:rsidR="00000000" w:rsidDel="00000000" w:rsidP="00000000" w:rsidRDefault="00000000" w:rsidRPr="00000000" w14:paraId="0000038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void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00"/>
      </w:sdtPr>
      <w:sdtContent>
        <w:p w:rsidR="00000000" w:rsidDel="00000000" w:rsidP="00000000" w:rsidRDefault="00000000" w:rsidRPr="00000000" w14:paraId="0000038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89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02"/>
      </w:sdtPr>
      <w:sdtContent>
        <w:p w:rsidR="00000000" w:rsidDel="00000000" w:rsidP="00000000" w:rsidRDefault="00000000" w:rsidRPr="00000000" w14:paraId="0000038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0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04"/>
      </w:sdtPr>
      <w:sdtContent>
        <w:p w:rsidR="00000000" w:rsidDel="00000000" w:rsidP="00000000" w:rsidRDefault="00000000" w:rsidRPr="00000000" w14:paraId="0000038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06"/>
      </w:sdtPr>
      <w:sdtContent>
        <w:p w:rsidR="00000000" w:rsidDel="00000000" w:rsidP="00000000" w:rsidRDefault="00000000" w:rsidRPr="00000000" w14:paraId="0000038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"so ki tu so la  :  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demktso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08"/>
      </w:sdtPr>
      <w:sdtContent>
        <w:p w:rsidR="00000000" w:rsidDel="00000000" w:rsidP="00000000" w:rsidRDefault="00000000" w:rsidRPr="00000000" w14:paraId="0000038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</w:ins>
            </w:sdtContent>
          </w:sdt>
        </w:p>
      </w:sdtContent>
    </w:sdt>
    <w:sdt>
      <w:sdtPr>
        <w:tag w:val="goog_rdk_1910"/>
      </w:sdtPr>
      <w:sdtContent>
        <w:p w:rsidR="00000000" w:rsidDel="00000000" w:rsidP="00000000" w:rsidRDefault="00000000" w:rsidRPr="00000000" w14:paraId="0000038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12"/>
      </w:sdtPr>
      <w:sdtContent>
        <w:p w:rsidR="00000000" w:rsidDel="00000000" w:rsidP="00000000" w:rsidRDefault="00000000" w:rsidRPr="00000000" w14:paraId="00000389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1911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14"/>
      </w:sdtPr>
      <w:sdtContent>
        <w:p w:rsidR="00000000" w:rsidDel="00000000" w:rsidP="00000000" w:rsidRDefault="00000000" w:rsidRPr="00000000" w14:paraId="0000038A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36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360" w:firstLine="0"/>
              </w:pPr>
            </w:pPrChange>
          </w:pPr>
          <w:sdt>
            <w:sdtPr>
              <w:tag w:val="goog_rdk_19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Đếm số kí tự hoa trong xâu nhập từ bàn phím.</w:t>
                </w:r>
              </w:ins>
            </w:sdtContent>
          </w:sdt>
        </w:p>
      </w:sdtContent>
    </w:sdt>
    <w:sdt>
      <w:sdtPr>
        <w:tag w:val="goog_rdk_1916"/>
      </w:sdtPr>
      <w:sdtContent>
        <w:p w:rsidR="00000000" w:rsidDel="00000000" w:rsidP="00000000" w:rsidRDefault="00000000" w:rsidRPr="00000000" w14:paraId="0000038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18"/>
      </w:sdtPr>
      <w:sdtContent>
        <w:p w:rsidR="00000000" w:rsidDel="00000000" w:rsidP="00000000" w:rsidRDefault="00000000" w:rsidRPr="00000000" w14:paraId="0000038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20"/>
      </w:sdtPr>
      <w:sdtContent>
        <w:p w:rsidR="00000000" w:rsidDel="00000000" w:rsidP="00000000" w:rsidRDefault="00000000" w:rsidRPr="00000000" w14:paraId="0000038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22"/>
      </w:sdtPr>
      <w:sdtContent>
        <w:p w:rsidR="00000000" w:rsidDel="00000000" w:rsidP="00000000" w:rsidRDefault="00000000" w:rsidRPr="00000000" w14:paraId="0000038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demkthoa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[])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24"/>
      </w:sdtPr>
      <w:sdtContent>
        <w:p w:rsidR="00000000" w:rsidDel="00000000" w:rsidP="00000000" w:rsidRDefault="00000000" w:rsidRPr="00000000" w14:paraId="0000038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26"/>
      </w:sdtPr>
      <w:sdtContent>
        <w:p w:rsidR="00000000" w:rsidDel="00000000" w:rsidP="00000000" w:rsidRDefault="00000000" w:rsidRPr="00000000" w14:paraId="0000039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28"/>
      </w:sdtPr>
      <w:sdtContent>
        <w:p w:rsidR="00000000" w:rsidDel="00000000" w:rsidP="00000000" w:rsidRDefault="00000000" w:rsidRPr="00000000" w14:paraId="0000039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30"/>
      </w:sdtPr>
      <w:sdtContent>
        <w:p w:rsidR="00000000" w:rsidDel="00000000" w:rsidP="00000000" w:rsidRDefault="00000000" w:rsidRPr="00000000" w14:paraId="0000039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]&gt;=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'A'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'Z'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32"/>
      </w:sdtPr>
      <w:sdtContent>
        <w:p w:rsidR="00000000" w:rsidDel="00000000" w:rsidP="00000000" w:rsidRDefault="00000000" w:rsidRPr="00000000" w14:paraId="0000039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34"/>
      </w:sdtPr>
      <w:sdtContent>
        <w:p w:rsidR="00000000" w:rsidDel="00000000" w:rsidP="00000000" w:rsidRDefault="00000000" w:rsidRPr="00000000" w14:paraId="0000039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36"/>
      </w:sdtPr>
      <w:sdtContent>
        <w:p w:rsidR="00000000" w:rsidDel="00000000" w:rsidP="00000000" w:rsidRDefault="00000000" w:rsidRPr="00000000" w14:paraId="0000039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38"/>
      </w:sdtPr>
      <w:sdtContent>
        <w:p w:rsidR="00000000" w:rsidDel="00000000" w:rsidP="00000000" w:rsidRDefault="00000000" w:rsidRPr="00000000" w14:paraId="0000039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void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40"/>
      </w:sdtPr>
      <w:sdtContent>
        <w:p w:rsidR="00000000" w:rsidDel="00000000" w:rsidP="00000000" w:rsidRDefault="00000000" w:rsidRPr="00000000" w14:paraId="0000039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42"/>
      </w:sdtPr>
      <w:sdtContent>
        <w:p w:rsidR="00000000" w:rsidDel="00000000" w:rsidP="00000000" w:rsidRDefault="00000000" w:rsidRPr="00000000" w14:paraId="0000039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44"/>
      </w:sdtPr>
      <w:sdtContent>
        <w:p w:rsidR="00000000" w:rsidDel="00000000" w:rsidP="00000000" w:rsidRDefault="00000000" w:rsidRPr="00000000" w14:paraId="0000039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46"/>
      </w:sdtPr>
      <w:sdtContent>
        <w:p w:rsidR="00000000" w:rsidDel="00000000" w:rsidP="00000000" w:rsidRDefault="00000000" w:rsidRPr="00000000" w14:paraId="0000039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"so ki tu hoa la  :  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demkthoa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48"/>
      </w:sdtPr>
      <w:sdtContent>
        <w:p w:rsidR="00000000" w:rsidDel="00000000" w:rsidP="00000000" w:rsidRDefault="00000000" w:rsidRPr="00000000" w14:paraId="0000039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</w:ins>
            </w:sdtContent>
          </w:sdt>
        </w:p>
      </w:sdtContent>
    </w:sdt>
    <w:sdt>
      <w:sdtPr>
        <w:tag w:val="goog_rdk_1950"/>
      </w:sdtPr>
      <w:sdtContent>
        <w:p w:rsidR="00000000" w:rsidDel="00000000" w:rsidP="00000000" w:rsidRDefault="00000000" w:rsidRPr="00000000" w14:paraId="0000039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52"/>
      </w:sdtPr>
      <w:sdtContent>
        <w:p w:rsidR="00000000" w:rsidDel="00000000" w:rsidP="00000000" w:rsidRDefault="00000000" w:rsidRPr="00000000" w14:paraId="0000039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195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Đếm số kí tự thường trong xâu nhập từ bàn phím.</w:t>
                </w:r>
              </w:ins>
            </w:sdtContent>
          </w:sdt>
        </w:p>
      </w:sdtContent>
    </w:sdt>
    <w:sdt>
      <w:sdtPr>
        <w:tag w:val="goog_rdk_1954"/>
      </w:sdtPr>
      <w:sdtContent>
        <w:p w:rsidR="00000000" w:rsidDel="00000000" w:rsidP="00000000" w:rsidRDefault="00000000" w:rsidRPr="00000000" w14:paraId="0000039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1953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56"/>
      </w:sdtPr>
      <w:sdtContent>
        <w:p w:rsidR="00000000" w:rsidDel="00000000" w:rsidP="00000000" w:rsidRDefault="00000000" w:rsidRPr="00000000" w14:paraId="0000039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5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58"/>
      </w:sdtPr>
      <w:sdtContent>
        <w:p w:rsidR="00000000" w:rsidDel="00000000" w:rsidP="00000000" w:rsidRDefault="00000000" w:rsidRPr="00000000" w14:paraId="000003A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60"/>
      </w:sdtPr>
      <w:sdtContent>
        <w:p w:rsidR="00000000" w:rsidDel="00000000" w:rsidP="00000000" w:rsidRDefault="00000000" w:rsidRPr="00000000" w14:paraId="000003A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62"/>
      </w:sdtPr>
      <w:sdtContent>
        <w:p w:rsidR="00000000" w:rsidDel="00000000" w:rsidP="00000000" w:rsidRDefault="00000000" w:rsidRPr="00000000" w14:paraId="000003A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demktthuong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[])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64"/>
      </w:sdtPr>
      <w:sdtContent>
        <w:p w:rsidR="00000000" w:rsidDel="00000000" w:rsidP="00000000" w:rsidRDefault="00000000" w:rsidRPr="00000000" w14:paraId="000003A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66"/>
      </w:sdtPr>
      <w:sdtContent>
        <w:p w:rsidR="00000000" w:rsidDel="00000000" w:rsidP="00000000" w:rsidRDefault="00000000" w:rsidRPr="00000000" w14:paraId="000003A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68"/>
      </w:sdtPr>
      <w:sdtContent>
        <w:p w:rsidR="00000000" w:rsidDel="00000000" w:rsidP="00000000" w:rsidRDefault="00000000" w:rsidRPr="00000000" w14:paraId="000003A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70"/>
      </w:sdtPr>
      <w:sdtContent>
        <w:p w:rsidR="00000000" w:rsidDel="00000000" w:rsidP="00000000" w:rsidRDefault="00000000" w:rsidRPr="00000000" w14:paraId="000003A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]&gt;=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'a'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'z'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72"/>
      </w:sdtPr>
      <w:sdtContent>
        <w:p w:rsidR="00000000" w:rsidDel="00000000" w:rsidP="00000000" w:rsidRDefault="00000000" w:rsidRPr="00000000" w14:paraId="000003A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74"/>
      </w:sdtPr>
      <w:sdtContent>
        <w:p w:rsidR="00000000" w:rsidDel="00000000" w:rsidP="00000000" w:rsidRDefault="00000000" w:rsidRPr="00000000" w14:paraId="000003A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7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76"/>
      </w:sdtPr>
      <w:sdtContent>
        <w:p w:rsidR="00000000" w:rsidDel="00000000" w:rsidP="00000000" w:rsidRDefault="00000000" w:rsidRPr="00000000" w14:paraId="000003A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7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78"/>
      </w:sdtPr>
      <w:sdtContent>
        <w:p w:rsidR="00000000" w:rsidDel="00000000" w:rsidP="00000000" w:rsidRDefault="00000000" w:rsidRPr="00000000" w14:paraId="000003A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7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void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80"/>
      </w:sdtPr>
      <w:sdtContent>
        <w:p w:rsidR="00000000" w:rsidDel="00000000" w:rsidP="00000000" w:rsidRDefault="00000000" w:rsidRPr="00000000" w14:paraId="000003A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82"/>
      </w:sdtPr>
      <w:sdtContent>
        <w:p w:rsidR="00000000" w:rsidDel="00000000" w:rsidP="00000000" w:rsidRDefault="00000000" w:rsidRPr="00000000" w14:paraId="000003A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84"/>
      </w:sdtPr>
      <w:sdtContent>
        <w:p w:rsidR="00000000" w:rsidDel="00000000" w:rsidP="00000000" w:rsidRDefault="00000000" w:rsidRPr="00000000" w14:paraId="000003A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86"/>
      </w:sdtPr>
      <w:sdtContent>
        <w:p w:rsidR="00000000" w:rsidDel="00000000" w:rsidP="00000000" w:rsidRDefault="00000000" w:rsidRPr="00000000" w14:paraId="000003A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"so ki tu thuong la  :  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demktthuong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88"/>
      </w:sdtPr>
      <w:sdtContent>
        <w:p w:rsidR="00000000" w:rsidDel="00000000" w:rsidP="00000000" w:rsidRDefault="00000000" w:rsidRPr="00000000" w14:paraId="000003A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8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</w:ins>
            </w:sdtContent>
          </w:sdt>
        </w:p>
      </w:sdtContent>
    </w:sdt>
    <w:sdt>
      <w:sdtPr>
        <w:tag w:val="goog_rdk_1990"/>
      </w:sdtPr>
      <w:sdtContent>
        <w:p w:rsidR="00000000" w:rsidDel="00000000" w:rsidP="00000000" w:rsidRDefault="00000000" w:rsidRPr="00000000" w14:paraId="000003B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198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92"/>
      </w:sdtPr>
      <w:sdtContent>
        <w:p w:rsidR="00000000" w:rsidDel="00000000" w:rsidP="00000000" w:rsidRDefault="00000000" w:rsidRPr="00000000" w14:paraId="000003B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1991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994"/>
      </w:sdtPr>
      <w:sdtContent>
        <w:p w:rsidR="00000000" w:rsidDel="00000000" w:rsidP="00000000" w:rsidRDefault="00000000" w:rsidRPr="00000000" w14:paraId="000003B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199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Đếm các số tự nhiên trong xâu nhập từ bàn phím. Các kí tự số gần nhau ghép thành 1 số tự nhiên. </w:t>
                </w:r>
              </w:ins>
            </w:sdtContent>
          </w:sdt>
        </w:p>
      </w:sdtContent>
    </w:sdt>
    <w:sdt>
      <w:sdtPr>
        <w:tag w:val="goog_rdk_1996"/>
      </w:sdtPr>
      <w:sdtContent>
        <w:p w:rsidR="00000000" w:rsidDel="00000000" w:rsidP="00000000" w:rsidRDefault="00000000" w:rsidRPr="00000000" w14:paraId="000003B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199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Ví dụ: a123bc4d56ef</w:t>
                </w:r>
              </w:ins>
            </w:sdtContent>
          </w:sdt>
        </w:p>
      </w:sdtContent>
    </w:sdt>
    <w:sdt>
      <w:sdtPr>
        <w:tag w:val="goog_rdk_1998"/>
      </w:sdtPr>
      <w:sdtContent>
        <w:p w:rsidR="00000000" w:rsidDel="00000000" w:rsidP="00000000" w:rsidRDefault="00000000" w:rsidRPr="00000000" w14:paraId="000003B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firstLine="0"/>
              </w:pPr>
            </w:pPrChange>
          </w:pPr>
          <w:sdt>
            <w:sdtPr>
              <w:tag w:val="goog_rdk_199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cho ra đáp án là : 3</w:t>
                </w:r>
              </w:ins>
            </w:sdtContent>
          </w:sdt>
        </w:p>
      </w:sdtContent>
    </w:sdt>
    <w:sdt>
      <w:sdtPr>
        <w:tag w:val="goog_rdk_2000"/>
      </w:sdtPr>
      <w:sdtContent>
        <w:p w:rsidR="00000000" w:rsidDel="00000000" w:rsidP="00000000" w:rsidRDefault="00000000" w:rsidRPr="00000000" w14:paraId="000003B5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1999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02"/>
      </w:sdtPr>
      <w:sdtContent>
        <w:p w:rsidR="00000000" w:rsidDel="00000000" w:rsidP="00000000" w:rsidRDefault="00000000" w:rsidRPr="00000000" w14:paraId="000003B6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360" w:firstLine="0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360" w:firstLine="0"/>
              </w:pPr>
            </w:pPrChange>
          </w:pPr>
          <w:sdt>
            <w:sdtPr>
              <w:tag w:val="goog_rdk_2001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04"/>
      </w:sdtPr>
      <w:sdtContent>
        <w:p w:rsidR="00000000" w:rsidDel="00000000" w:rsidP="00000000" w:rsidRDefault="00000000" w:rsidRPr="00000000" w14:paraId="000003B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06"/>
      </w:sdtPr>
      <w:sdtContent>
        <w:p w:rsidR="00000000" w:rsidDel="00000000" w:rsidP="00000000" w:rsidRDefault="00000000" w:rsidRPr="00000000" w14:paraId="000003B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08"/>
      </w:sdtPr>
      <w:sdtContent>
        <w:p w:rsidR="00000000" w:rsidDel="00000000" w:rsidP="00000000" w:rsidRDefault="00000000" w:rsidRPr="00000000" w14:paraId="000003B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10"/>
      </w:sdtPr>
      <w:sdtContent>
        <w:p w:rsidR="00000000" w:rsidDel="00000000" w:rsidP="00000000" w:rsidRDefault="00000000" w:rsidRPr="00000000" w14:paraId="000003B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void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12"/>
      </w:sdtPr>
      <w:sdtContent>
        <w:p w:rsidR="00000000" w:rsidDel="00000000" w:rsidP="00000000" w:rsidRDefault="00000000" w:rsidRPr="00000000" w14:paraId="000003B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14"/>
      </w:sdtPr>
      <w:sdtContent>
        <w:p w:rsidR="00000000" w:rsidDel="00000000" w:rsidP="00000000" w:rsidRDefault="00000000" w:rsidRPr="00000000" w14:paraId="000003B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16"/>
      </w:sdtPr>
      <w:sdtContent>
        <w:p w:rsidR="00000000" w:rsidDel="00000000" w:rsidP="00000000" w:rsidRDefault="00000000" w:rsidRPr="00000000" w14:paraId="000003BD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1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18"/>
      </w:sdtPr>
      <w:sdtContent>
        <w:p w:rsidR="00000000" w:rsidDel="00000000" w:rsidP="00000000" w:rsidRDefault="00000000" w:rsidRPr="00000000" w14:paraId="000003B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20"/>
      </w:sdtPr>
      <w:sdtContent>
        <w:p w:rsidR="00000000" w:rsidDel="00000000" w:rsidP="00000000" w:rsidRDefault="00000000" w:rsidRPr="00000000" w14:paraId="000003BF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22"/>
      </w:sdtPr>
      <w:sdtContent>
        <w:p w:rsidR="00000000" w:rsidDel="00000000" w:rsidP="00000000" w:rsidRDefault="00000000" w:rsidRPr="00000000" w14:paraId="000003C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2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24"/>
      </w:sdtPr>
      <w:sdtContent>
        <w:p w:rsidR="00000000" w:rsidDel="00000000" w:rsidP="00000000" w:rsidRDefault="00000000" w:rsidRPr="00000000" w14:paraId="000003C1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2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26"/>
      </w:sdtPr>
      <w:sdtContent>
        <w:p w:rsidR="00000000" w:rsidDel="00000000" w:rsidP="00000000" w:rsidRDefault="00000000" w:rsidRPr="00000000" w14:paraId="000003C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2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]&gt;=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'0'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&amp;&amp;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'9'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28"/>
      </w:sdtPr>
      <w:sdtContent>
        <w:p w:rsidR="00000000" w:rsidDel="00000000" w:rsidP="00000000" w:rsidRDefault="00000000" w:rsidRPr="00000000" w14:paraId="000003C3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2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30"/>
      </w:sdtPr>
      <w:sdtContent>
        <w:p w:rsidR="00000000" w:rsidDel="00000000" w:rsidP="00000000" w:rsidRDefault="00000000" w:rsidRPr="00000000" w14:paraId="000003C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2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32"/>
      </w:sdtPr>
      <w:sdtContent>
        <w:p w:rsidR="00000000" w:rsidDel="00000000" w:rsidP="00000000" w:rsidRDefault="00000000" w:rsidRPr="00000000" w14:paraId="000003C5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3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    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34"/>
      </w:sdtPr>
      <w:sdtContent>
        <w:p w:rsidR="00000000" w:rsidDel="00000000" w:rsidP="00000000" w:rsidRDefault="00000000" w:rsidRPr="00000000" w14:paraId="000003C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3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36"/>
      </w:sdtPr>
      <w:sdtContent>
        <w:p w:rsidR="00000000" w:rsidDel="00000000" w:rsidP="00000000" w:rsidRDefault="00000000" w:rsidRPr="00000000" w14:paraId="000003C7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3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38"/>
      </w:sdtPr>
      <w:sdtContent>
        <w:p w:rsidR="00000000" w:rsidDel="00000000" w:rsidP="00000000" w:rsidRDefault="00000000" w:rsidRPr="00000000" w14:paraId="000003C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3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40"/>
      </w:sdtPr>
      <w:sdtContent>
        <w:p w:rsidR="00000000" w:rsidDel="00000000" w:rsidP="00000000" w:rsidRDefault="00000000" w:rsidRPr="00000000" w14:paraId="000003C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3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42"/>
      </w:sdtPr>
      <w:sdtContent>
        <w:p w:rsidR="00000000" w:rsidDel="00000000" w:rsidP="00000000" w:rsidRDefault="00000000" w:rsidRPr="00000000" w14:paraId="000003CA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4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44"/>
      </w:sdtPr>
      <w:sdtContent>
        <w:p w:rsidR="00000000" w:rsidDel="00000000" w:rsidP="00000000" w:rsidRDefault="00000000" w:rsidRPr="00000000" w14:paraId="000003CB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4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    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</w:ins>
            </w:sdtContent>
          </w:sdt>
        </w:p>
      </w:sdtContent>
    </w:sdt>
    <w:sdt>
      <w:sdtPr>
        <w:tag w:val="goog_rdk_2046"/>
      </w:sdtPr>
      <w:sdtContent>
        <w:p w:rsidR="00000000" w:rsidDel="00000000" w:rsidP="00000000" w:rsidRDefault="00000000" w:rsidRPr="00000000" w14:paraId="000003CC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4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48"/>
      </w:sdtPr>
      <w:sdtContent>
        <w:p w:rsidR="00000000" w:rsidDel="00000000" w:rsidP="00000000" w:rsidRDefault="00000000" w:rsidRPr="00000000" w14:paraId="000003CD">
          <w:pPr>
            <w:pStyle w:val="Heading2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Style w:val="Heading2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4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Tính độ dài của một chuỗi C</w:t>
                </w:r>
              </w:ins>
            </w:sdtContent>
          </w:sdt>
        </w:p>
      </w:sdtContent>
    </w:sdt>
    <w:sdt>
      <w:sdtPr>
        <w:tag w:val="goog_rdk_2050"/>
      </w:sdtPr>
      <w:sdtContent>
        <w:p w:rsidR="00000000" w:rsidDel="00000000" w:rsidP="00000000" w:rsidRDefault="00000000" w:rsidRPr="00000000" w14:paraId="000003C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4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"Chương trinh đang chạy"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'\0'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"Độ dài chuỗi: 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52"/>
      </w:sdtPr>
      <w:sdtContent>
        <w:p w:rsidR="00000000" w:rsidDel="00000000" w:rsidP="00000000" w:rsidRDefault="00000000" w:rsidRPr="00000000" w14:paraId="000003CF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51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54"/>
      </w:sdtPr>
      <w:sdtContent>
        <w:p w:rsidR="00000000" w:rsidDel="00000000" w:rsidP="00000000" w:rsidRDefault="00000000" w:rsidRPr="00000000" w14:paraId="000003D0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5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nối hai chuỗi trong C</w:t>
                </w:r>
              </w:ins>
            </w:sdtContent>
          </w:sdt>
        </w:p>
      </w:sdtContent>
    </w:sdt>
    <w:sdt>
      <w:sdtPr>
        <w:tag w:val="goog_rdk_2056"/>
      </w:sdtPr>
      <w:sdtContent>
        <w:p w:rsidR="00000000" w:rsidDel="00000000" w:rsidP="00000000" w:rsidRDefault="00000000" w:rsidRPr="00000000" w14:paraId="000003D1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5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58"/>
      </w:sdtPr>
      <w:sdtContent>
        <w:p w:rsidR="00000000" w:rsidDel="00000000" w:rsidP="00000000" w:rsidRDefault="00000000" w:rsidRPr="00000000" w14:paraId="000003D2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5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  <w:br w:type="textWrapping"/>
                  <w:t xml:space="preserve">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"Lập trình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s2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[]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 cơ bản"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length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 chiều dài cửa hàng của s1 trong biến chiều dài</w:t>
                  <w:br w:type="textWrapping"/>
                  <w:t xml:space="preserve">  length = 0;</w:t>
                  <w:br w:type="textWrapping"/>
                  <w:t xml:space="preserve">  while (s1[length] != '\0') {</w:t>
                  <w:br w:type="textWrapping"/>
                  <w:t xml:space="preserve">    ++length;</w:t>
                  <w:br w:type="textWrapping"/>
                  <w:t xml:space="preserve">  }</w:t>
                  <w:br w:type="textWrapping"/>
                  <w:t xml:space="preserve">  // nối s2 thành s1</w:t>
                  <w:br w:type="textWrapping"/>
                  <w:t xml:space="preserve">  for (j = 0; s2[j] != '\0'; ++j, ++length) {</w:t>
                  <w:br w:type="textWrapping"/>
                  <w:t xml:space="preserve">    s1[length] = s2[j];</w:t>
                  <w:br w:type="textWrapping"/>
                  <w:t xml:space="preserve">  }</w:t>
                  <w:br w:type="textWrapping"/>
                  <w:t xml:space="preserve">  // chấm dứt chuỗi s1</w:t>
                  <w:br w:type="textWrapping"/>
                  <w:t xml:space="preserve">  s1[length] = '\0';</w:t>
                  <w:br w:type="textWrapping"/>
                  <w:t xml:space="preserve">  printf("Chuỗi sau cùng: ");</w:t>
                  <w:br w:type="textWrapping"/>
                  <w:t xml:space="preserve">  puts(s1);</w:t>
                  <w:br w:type="textWrapping"/>
                  <w:t xml:space="preserve">  return 0;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60"/>
      </w:sdtPr>
      <w:sdtContent>
        <w:p w:rsidR="00000000" w:rsidDel="00000000" w:rsidP="00000000" w:rsidRDefault="00000000" w:rsidRPr="00000000" w14:paraId="000003D3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5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1) Nhập vào 1 chuỗi và xuất chuỗi đó ra theo chiều ngược lại: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VD Nhập vào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tran van thoa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xuất ra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aoht nav nart</w:t>
                </w:r>
              </w:ins>
            </w:sdtContent>
          </w:sdt>
        </w:p>
      </w:sdtContent>
    </w:sdt>
    <w:sdt>
      <w:sdtPr>
        <w:tag w:val="goog_rdk_2062"/>
      </w:sdtPr>
      <w:sdtContent>
        <w:p w:rsidR="00000000" w:rsidDel="00000000" w:rsidP="00000000" w:rsidRDefault="00000000" w:rsidRPr="00000000" w14:paraId="000003D4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6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//thư viện chuỗi</w:t>
                  <w:br w:type="textWrapping"/>
                  <w:br w:type="textWrapping"/>
                  <w:t xml:space="preserve">int main()</w:t>
                  <w:br w:type="textWrapping"/>
                  <w:t xml:space="preserve">{</w:t>
                  <w:br w:type="textWrapping"/>
                  <w:t xml:space="preserve">    char xau[30];</w:t>
                  <w:br w:type="textWrapping"/>
                  <w:t xml:space="preserve">    printf("Nhap vao 1 chuoi: ");</w:t>
                  <w:br w:type="textWrapping"/>
                  <w:t xml:space="preserve">    gets(xau);</w:t>
                  <w:br w:type="textWrapping"/>
                  <w:t xml:space="preserve">    for(int i=strlen(xau)-1;i&gt;=0;i--)  //strlen trả về độ dài của chuỗi</w:t>
                  <w:br w:type="textWrapping"/>
                  <w:t xml:space="preserve">    {</w:t>
                  <w:br w:type="textWrapping"/>
                  <w:t xml:space="preserve">        printf("%c",xau[i]);</w:t>
                  <w:br w:type="textWrapping"/>
                  <w:t xml:space="preserve">    }</w:t>
                  <w:br w:type="textWrapping"/>
                  <w:t xml:space="preserve">    getch();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64"/>
      </w:sdtPr>
      <w:sdtContent>
        <w:p w:rsidR="00000000" w:rsidDel="00000000" w:rsidP="00000000" w:rsidRDefault="00000000" w:rsidRPr="00000000" w14:paraId="000003D5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6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2) Nhập vào 1 chuỗi và xuất chuỗi đó ra theo chiều ngược lại: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VD Nhập vào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tran van thoa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xuất ra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thoa van tran</w:t>
                </w:r>
              </w:ins>
            </w:sdtContent>
          </w:sdt>
        </w:p>
      </w:sdtContent>
    </w:sdt>
    <w:sdt>
      <w:sdtPr>
        <w:tag w:val="goog_rdk_2066"/>
      </w:sdtPr>
      <w:sdtContent>
        <w:p w:rsidR="00000000" w:rsidDel="00000000" w:rsidP="00000000" w:rsidRDefault="00000000" w:rsidRPr="00000000" w14:paraId="000003D6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6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  <w:br w:type="textWrapping"/>
                  <w:t xml:space="preserve">{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"Nhap vao mot chuoi: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--)</w:t>
                  <w:br w:type="textWrapping"/>
                  <w:t xml:space="preserve">   {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32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||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   {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      {</w:t>
                  <w:br w:type="textWrapping"/>
                  <w:t xml:space="preserve">   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      }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  <w:br w:type="textWrapping"/>
                  <w:t xml:space="preserve">         {</w:t>
                  <w:br w:type="textWrapping"/>
                  <w:t xml:space="preserve">   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"%c"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  <w:br w:type="textWrapping"/>
                  <w:t xml:space="preserve">         }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}</w:t>
                  <w:br w:type="textWrapping"/>
                  <w:t xml:space="preserve">   }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68"/>
      </w:sdtPr>
      <w:sdtContent>
        <w:p w:rsidR="00000000" w:rsidDel="00000000" w:rsidP="00000000" w:rsidRDefault="00000000" w:rsidRPr="00000000" w14:paraId="000003D7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6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3) Nhập vào họ và tên tách ra họ, tên;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VD Nhập vào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tran van thoa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xuất ra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tran thoa</w:t>
                </w:r>
              </w:ins>
            </w:sdtContent>
          </w:sdt>
        </w:p>
      </w:sdtContent>
    </w:sdt>
    <w:sdt>
      <w:sdtPr>
        <w:tag w:val="goog_rdk_2070"/>
      </w:sdtPr>
      <w:sdtContent>
        <w:p w:rsidR="00000000" w:rsidDel="00000000" w:rsidP="00000000" w:rsidRDefault="00000000" w:rsidRPr="00000000" w14:paraId="000003D8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6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  <w:br w:type="textWrapping"/>
                  <w:t xml:space="preserve">{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30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"Nhap vao mot chuoi: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 </w:t>
                  <w:br w:type="textWrapping"/>
                  <w:t xml:space="preserve">    {</w:t>
                  <w:br w:type="textWrapping"/>
                  <w:t xml:space="preserve">  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32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     {</w:t>
                  <w:br w:type="textWrapping"/>
                  <w:t xml:space="preserve">      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"%c"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  <w:br w:type="textWrapping"/>
                  <w:t xml:space="preserve">        }</w:t>
                  <w:br w:type="textWrapping"/>
                  <w:t xml:space="preserve">  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        {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--)</w:t>
                  <w:br w:type="textWrapping"/>
                  <w:t xml:space="preserve">         {</w:t>
                  <w:br w:type="textWrapping"/>
                  <w:t xml:space="preserve">   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32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         {</w:t>
                  <w:br w:type="textWrapping"/>
                  <w:t xml:space="preserve">      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j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  <w:br w:type="textWrapping"/>
                  <w:t xml:space="preserve">      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"%c"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  <w:br w:type="textWrapping"/>
                  <w:t xml:space="preserve">      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break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      }</w:t>
                  <w:br w:type="textWrapping"/>
                  <w:t xml:space="preserve">         }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break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}</w:t>
                  <w:br w:type="textWrapping"/>
                  <w:t xml:space="preserve">    }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72"/>
      </w:sdtPr>
      <w:sdtContent>
        <w:p w:rsidR="00000000" w:rsidDel="00000000" w:rsidP="00000000" w:rsidRDefault="00000000" w:rsidRPr="00000000" w14:paraId="000003D9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7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4) Nhập vào họ và tên xuất ra họ, tên đệm, tên mỗi từ 1 dòng;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VD Nhập vào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tran van thoa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 xuất ra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t xml:space="preserve">tran</w:t>
                  <w:br w:type="textWrapping"/>
                  <w:t xml:space="preserve">van</w:t>
                  <w:br w:type="textWrapping"/>
                  <w:t xml:space="preserve">thoa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  <w:br w:type="textWrapping"/>
                  <w:t xml:space="preserve">{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30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"Nhap vao mot chuoi: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  <w:br w:type="textWrapping"/>
                  <w:t xml:space="preserve">    {</w:t>
                  <w:br w:type="textWrapping"/>
                  <w:t xml:space="preserve">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]!=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32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   {</w:t>
                  <w:br w:type="textWrapping"/>
                  <w:t xml:space="preserve">    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"%c"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  <w:br w:type="textWrapping"/>
                  <w:t xml:space="preserve">      }</w:t>
                  <w:br w:type="textWrapping"/>
                  <w:t xml:space="preserve">  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      {</w:t>
                  <w:br w:type="textWrapping"/>
                  <w:t xml:space="preserve">      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  }</w:t>
                  <w:br w:type="textWrapping"/>
                  <w:t xml:space="preserve">    }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74"/>
      </w:sdtPr>
      <w:sdtContent>
        <w:p w:rsidR="00000000" w:rsidDel="00000000" w:rsidP="00000000" w:rsidRDefault="00000000" w:rsidRPr="00000000" w14:paraId="000003DA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73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76"/>
      </w:sdtPr>
      <w:sdtContent>
        <w:p w:rsidR="00000000" w:rsidDel="00000000" w:rsidP="00000000" w:rsidRDefault="00000000" w:rsidRPr="00000000" w14:paraId="000003DB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7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78"/>
      </w:sdtPr>
      <w:sdtContent>
        <w:p w:rsidR="00000000" w:rsidDel="00000000" w:rsidP="00000000" w:rsidRDefault="00000000" w:rsidRPr="00000000" w14:paraId="000003DC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77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80"/>
      </w:sdtPr>
      <w:sdtContent>
        <w:p w:rsidR="00000000" w:rsidDel="00000000" w:rsidP="00000000" w:rsidRDefault="00000000" w:rsidRPr="00000000" w14:paraId="000003DD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7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5) Nhập vào 1 dãy số và đọc dãy số đó.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VD: 123 đọc là một trăm hai mươi ba</w:t>
                </w:r>
              </w:ins>
            </w:sdtContent>
          </w:sdt>
        </w:p>
      </w:sdtContent>
    </w:sdt>
    <w:sdt>
      <w:sdtPr>
        <w:tag w:val="goog_rdk_2082"/>
      </w:sdtPr>
      <w:sdtContent>
        <w:p w:rsidR="00000000" w:rsidDel="00000000" w:rsidP="00000000" w:rsidRDefault="00000000" w:rsidRPr="00000000" w14:paraId="000003DE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8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{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doc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]={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"Mot"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"Hai"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"Ba"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"Bon"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"Nam"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"Sau"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"Bay"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"Tam"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"Chin"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};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donvi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chuc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tram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tram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{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strcat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tram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strcat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 Tram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}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chuc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{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chuc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strcat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 Muoi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      {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strcat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chuc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strcat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 Muoi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   }</w:t>
                  <w:br w:type="textWrapping"/>
                  <w:t xml:space="preserve">   }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donvi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strcat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donvi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]);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doc_so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}</w:t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  <w:br w:type="textWrapping"/>
                  <w:t xml:space="preserve">{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"Nhap vao mot day so: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 {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"Khong"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}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   {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tram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ngan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trieu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%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ty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/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1000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ty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   {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"%s Ty"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ty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  <w:br w:type="textWrapping"/>
                  <w:t xml:space="preserve">      }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trieu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   {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 %s Trieu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trieu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  <w:br w:type="textWrapping"/>
                  <w:t xml:space="preserve">      }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ngan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   {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 %s Ngan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ngan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  <w:br w:type="textWrapping"/>
                  <w:t xml:space="preserve">      }</w:t>
                  <w:br w:type="textWrapping"/>
                  <w:t xml:space="preserve">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tram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   {</w:t>
                  <w:br w:type="textWrapping"/>
                  <w:t xml:space="preserve">      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 %s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docso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tram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));</w:t>
                  <w:br w:type="textWrapping"/>
                  <w:t xml:space="preserve">      }</w:t>
                  <w:br w:type="textWrapping"/>
                  <w:t xml:space="preserve">   }</w:t>
                  <w:br w:type="textWrapping"/>
                  <w:t xml:space="preserve">   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84"/>
      </w:sdtPr>
      <w:sdtContent>
        <w:p w:rsidR="00000000" w:rsidDel="00000000" w:rsidP="00000000" w:rsidRDefault="00000000" w:rsidRPr="00000000" w14:paraId="000003DF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8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6) Nhập vào 1 chuỗi sau đó nhập vào váo 1 từ và kiểm tra xem từ đó có xuất hiện trong chuỗi trên hay không, nếu có thì xuất hiện bao nhiêu lần.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VD Nhập vào tran van thoa. Nhập kí tự t --&gt; có 2 lần</w:t>
                </w:r>
              </w:ins>
            </w:sdtContent>
          </w:sdt>
        </w:p>
      </w:sdtContent>
    </w:sdt>
    <w:sdt>
      <w:sdtPr>
        <w:tag w:val="goog_rdk_2086"/>
      </w:sdtPr>
      <w:sdtContent>
        <w:p w:rsidR="00000000" w:rsidDel="00000000" w:rsidP="00000000" w:rsidRDefault="00000000" w:rsidRPr="00000000" w14:paraId="000003E0">
          <w:p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</w:pPr>
            </w:pPrChange>
          </w:pPr>
          <w:sdt>
            <w:sdtPr>
              <w:tag w:val="goog_rdk_208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&lt;conio.h&gt;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&lt;string.h&gt;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  <w:br w:type="textWrapping"/>
                  <w:t xml:space="preserve">{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50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char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kitukiemtra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"Nhap vao mot chuoi: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gets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"Nhap vao ki tu muon kiem tra: 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scanf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"%c"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,&amp;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kitukiemtra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strlen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)-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++)</w:t>
                  <w:br w:type="textWrapping"/>
                  <w:t xml:space="preserve">    {</w:t>
                  <w:br w:type="textWrapping"/>
                  <w:t xml:space="preserve">  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xau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[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]==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kitukiemtra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++;</w:t>
                  <w:br w:type="textWrapping"/>
                  <w:t xml:space="preserve">    }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==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"Ki tu %c khong co trong chuoi"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kitukiemtra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else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printf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"Ki tu %c xuat hien %d lan trong chuoi"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kitukiemtra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dem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  <w:br w:type="textWrapping"/>
                  <w:t xml:space="preserve">   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getch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();</w:t>
                  <w:br w:type="textWrapping"/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88"/>
      </w:sdtPr>
      <w:sdtContent>
        <w:p w:rsidR="00000000" w:rsidDel="00000000" w:rsidP="00000000" w:rsidRDefault="00000000" w:rsidRPr="00000000" w14:paraId="000003E1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87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90"/>
      </w:sdtPr>
      <w:sdtContent>
        <w:p w:rsidR="00000000" w:rsidDel="00000000" w:rsidP="00000000" w:rsidRDefault="00000000" w:rsidRPr="00000000" w14:paraId="000003E2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89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92"/>
      </w:sdtPr>
      <w:sdtContent>
        <w:p w:rsidR="00000000" w:rsidDel="00000000" w:rsidP="00000000" w:rsidRDefault="00000000" w:rsidRPr="00000000" w14:paraId="000003E3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91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94"/>
      </w:sdtPr>
      <w:sdtContent>
        <w:p w:rsidR="00000000" w:rsidDel="00000000" w:rsidP="00000000" w:rsidRDefault="00000000" w:rsidRPr="00000000" w14:paraId="000003E4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93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96"/>
      </w:sdtPr>
      <w:sdtContent>
        <w:p w:rsidR="00000000" w:rsidDel="00000000" w:rsidP="00000000" w:rsidRDefault="00000000" w:rsidRPr="00000000" w14:paraId="000003E5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9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098"/>
      </w:sdtPr>
      <w:sdtContent>
        <w:p w:rsidR="00000000" w:rsidDel="00000000" w:rsidP="00000000" w:rsidRDefault="00000000" w:rsidRPr="00000000" w14:paraId="000003E6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97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00"/>
      </w:sdtPr>
      <w:sdtContent>
        <w:p w:rsidR="00000000" w:rsidDel="00000000" w:rsidP="00000000" w:rsidRDefault="00000000" w:rsidRPr="00000000" w14:paraId="000003E7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099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02"/>
      </w:sdtPr>
      <w:sdtContent>
        <w:p w:rsidR="00000000" w:rsidDel="00000000" w:rsidP="00000000" w:rsidRDefault="00000000" w:rsidRPr="00000000" w14:paraId="000003E8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101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04"/>
      </w:sdtPr>
      <w:sdtContent>
        <w:p w:rsidR="00000000" w:rsidDel="00000000" w:rsidP="00000000" w:rsidRDefault="00000000" w:rsidRPr="00000000" w14:paraId="000003E9">
          <w:pP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</w:pPr>
            </w:pPrChange>
          </w:pPr>
          <w:sdt>
            <w:sdtPr>
              <w:tag w:val="goog_rdk_210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Hình </w:t>
                </w:r>
              </w:ins>
            </w:sdtContent>
          </w:sdt>
        </w:p>
      </w:sdtContent>
    </w:sdt>
    <w:sdt>
      <w:sdtPr>
        <w:tag w:val="goog_rdk_2106"/>
      </w:sdtPr>
      <w:sdtContent>
        <w:p w:rsidR="00000000" w:rsidDel="00000000" w:rsidP="00000000" w:rsidRDefault="00000000" w:rsidRPr="00000000" w14:paraId="000003EA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2105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</w:t>
                </w:r>
              </w:ins>
            </w:sdtContent>
          </w:sdt>
        </w:p>
      </w:sdtContent>
    </w:sdt>
    <w:sdt>
      <w:sdtPr>
        <w:tag w:val="goog_rdk_2108"/>
      </w:sdtPr>
      <w:sdtContent>
        <w:p w:rsidR="00000000" w:rsidDel="00000000" w:rsidP="00000000" w:rsidRDefault="00000000" w:rsidRPr="00000000" w14:paraId="000003EB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210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 *</w:t>
                </w:r>
              </w:ins>
            </w:sdtContent>
          </w:sdt>
        </w:p>
      </w:sdtContent>
    </w:sdt>
    <w:sdt>
      <w:sdtPr>
        <w:tag w:val="goog_rdk_2110"/>
      </w:sdtPr>
      <w:sdtContent>
        <w:p w:rsidR="00000000" w:rsidDel="00000000" w:rsidP="00000000" w:rsidRDefault="00000000" w:rsidRPr="00000000" w14:paraId="000003EC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210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 * *</w:t>
                </w:r>
              </w:ins>
            </w:sdtContent>
          </w:sdt>
        </w:p>
      </w:sdtContent>
    </w:sdt>
    <w:sdt>
      <w:sdtPr>
        <w:tag w:val="goog_rdk_2112"/>
      </w:sdtPr>
      <w:sdtContent>
        <w:p w:rsidR="00000000" w:rsidDel="00000000" w:rsidP="00000000" w:rsidRDefault="00000000" w:rsidRPr="00000000" w14:paraId="000003ED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2111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 * * *</w:t>
                </w:r>
              </w:ins>
            </w:sdtContent>
          </w:sdt>
        </w:p>
      </w:sdtContent>
    </w:sdt>
    <w:sdt>
      <w:sdtPr>
        <w:tag w:val="goog_rdk_2114"/>
      </w:sdtPr>
      <w:sdtContent>
        <w:p w:rsidR="00000000" w:rsidDel="00000000" w:rsidP="00000000" w:rsidRDefault="00000000" w:rsidRPr="00000000" w14:paraId="000003EE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2113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* * * * *</w:t>
                </w:r>
              </w:ins>
            </w:sdtContent>
          </w:sdt>
        </w:p>
      </w:sdtContent>
    </w:sdt>
    <w:sdt>
      <w:sdtPr>
        <w:tag w:val="goog_rdk_2116"/>
      </w:sdtPr>
      <w:sdtContent>
        <w:p w:rsidR="00000000" w:rsidDel="00000000" w:rsidP="00000000" w:rsidRDefault="00000000" w:rsidRPr="00000000" w14:paraId="000003EF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ins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2115"/>
            </w:sdtPr>
            <w:sdtContent>
              <w:ins w:author="Anonymous" w:id="53" w:date="2022-03-12T13:56:31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18"/>
      </w:sdtPr>
      <w:sdtContent>
        <w:p w:rsidR="00000000" w:rsidDel="00000000" w:rsidP="00000000" w:rsidRDefault="00000000" w:rsidRPr="00000000" w14:paraId="000003F0">
          <w:pPr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hanging="360"/>
            <w:jc w:val="center"/>
            <w:rPr>
              <w:ins w:author="Anonymous" w:id="53" w:date="2022-03-12T13:56:31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hanging="360"/>
              </w:pPr>
            </w:pPrChange>
          </w:pPr>
          <w:sdt>
            <w:sdtPr>
              <w:tag w:val="goog_rdk_2117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2121"/>
      </w:sdtPr>
      <w:sdtContent>
        <w:p w:rsidR="00000000" w:rsidDel="00000000" w:rsidP="00000000" w:rsidRDefault="00000000" w:rsidRPr="00000000" w14:paraId="000003F1">
          <w:pPr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rPr>
              <w:rFonts w:ascii="Consolas" w:cs="Consolas" w:eastAsia="Consolas" w:hAnsi="Consolas"/>
              <w:sz w:val="17"/>
              <w:szCs w:val="17"/>
              <w:rPrChange w:author="Anonymous" w:id="59" w:date="2022-03-12T13:56:31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Anonymous" w:id="0" w:date="2022-03-12T13:56:31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19"/>
            </w:sdtPr>
            <w:sdtContent>
              <w:ins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</w:ins>
            </w:sdtContent>
          </w:sdt>
          <w:sdt>
            <w:sdtPr>
              <w:tag w:val="goog_rdk_2120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2122"/>
      </w:sdtPr>
      <w:sdtContent>
        <w:p w:rsidR="00000000" w:rsidDel="00000000" w:rsidP="00000000" w:rsidRDefault="00000000" w:rsidRPr="00000000" w14:paraId="000003F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original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reversed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23"/>
      </w:sdtPr>
      <w:sdtContent>
        <w:p w:rsidR="00000000" w:rsidDel="00000000" w:rsidP="00000000" w:rsidRDefault="00000000" w:rsidRPr="00000000" w14:paraId="000003F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   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is a palindrome."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original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24"/>
      </w:sdtPr>
      <w:sdtContent>
        <w:p w:rsidR="00000000" w:rsidDel="00000000" w:rsidP="00000000" w:rsidRDefault="00000000" w:rsidRPr="00000000" w14:paraId="000003F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25"/>
      </w:sdtPr>
      <w:sdtContent>
        <w:p w:rsidR="00000000" w:rsidDel="00000000" w:rsidP="00000000" w:rsidRDefault="00000000" w:rsidRPr="00000000" w14:paraId="000003F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   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is not a palindrome."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original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26"/>
      </w:sdtPr>
      <w:sdtContent>
        <w:p w:rsidR="00000000" w:rsidDel="00000000" w:rsidP="00000000" w:rsidRDefault="00000000" w:rsidRPr="00000000" w14:paraId="000003F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2127"/>
      </w:sdtPr>
      <w:sdtContent>
        <w:p w:rsidR="00000000" w:rsidDel="00000000" w:rsidP="00000000" w:rsidRDefault="00000000" w:rsidRPr="00000000" w14:paraId="000003F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  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28"/>
      </w:sdtPr>
      <w:sdtContent>
        <w:p w:rsidR="00000000" w:rsidDel="00000000" w:rsidP="00000000" w:rsidRDefault="00000000" w:rsidRPr="00000000" w14:paraId="000003F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2131"/>
      </w:sdtPr>
      <w:sdtContent>
        <w:p w:rsidR="00000000" w:rsidDel="00000000" w:rsidP="00000000" w:rsidRDefault="00000000" w:rsidRPr="00000000" w14:paraId="000003F9">
          <w:pPr>
            <w:jc w:val="center"/>
            <w:rPr>
              <w:del w:author="Anonymous" w:id="53" w:date="2022-03-12T13:56:31Z"/>
            </w:rPr>
            <w:pPrChange w:author="Vũ Ngọc Tú" w:id="0" w:date="2022-03-15T14:59:34Z">
              <w:pPr/>
            </w:pPrChange>
          </w:pPr>
          <w:sdt>
            <w:sdtPr>
              <w:tag w:val="goog_rdk_2130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37"/>
      </w:sdtPr>
      <w:sdtContent>
        <w:p w:rsidR="00000000" w:rsidDel="00000000" w:rsidP="00000000" w:rsidRDefault="00000000" w:rsidRPr="00000000" w14:paraId="000003F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34"/>
            </w:sdtPr>
            <w:sdtContent>
              <w:ins w:author="Xuân Việt Trịnh" w:id="60" w:date="2022-01-07T03:21:00Z">
                <w:sdt>
                  <w:sdtPr>
                    <w:tag w:val="goog_rdk_2135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tl w:val="0"/>
                        </w:rPr>
                        <w:delText xml:space="preserve"> </w:delText>
                      </w:r>
                    </w:del>
                  </w:sdtContent>
                </w:sdt>
              </w:ins>
            </w:sdtContent>
          </w:sdt>
          <w:sdt>
            <w:sdtPr>
              <w:tag w:val="goog_rdk_213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ve hinh tam giac can chieu dai 2 canh = n nhu vi du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39"/>
      </w:sdtPr>
      <w:sdtContent>
        <w:p w:rsidR="00000000" w:rsidDel="00000000" w:rsidP="00000000" w:rsidRDefault="00000000" w:rsidRPr="00000000" w14:paraId="000003F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3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141"/>
      </w:sdtPr>
      <w:sdtContent>
        <w:p w:rsidR="00000000" w:rsidDel="00000000" w:rsidP="00000000" w:rsidRDefault="00000000" w:rsidRPr="00000000" w14:paraId="000003F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//Vi du n=4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43"/>
      </w:sdtPr>
      <w:sdtContent>
        <w:p w:rsidR="00000000" w:rsidDel="00000000" w:rsidP="00000000" w:rsidRDefault="00000000" w:rsidRPr="00000000" w14:paraId="000003F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/*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45"/>
      </w:sdtPr>
      <w:sdtContent>
        <w:p w:rsidR="00000000" w:rsidDel="00000000" w:rsidP="00000000" w:rsidRDefault="00000000" w:rsidRPr="00000000" w14:paraId="000003F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*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47"/>
      </w:sdtPr>
      <w:sdtContent>
        <w:p w:rsidR="00000000" w:rsidDel="00000000" w:rsidP="00000000" w:rsidRDefault="00000000" w:rsidRPr="00000000" w14:paraId="000003F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**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49"/>
      </w:sdtPr>
      <w:sdtContent>
        <w:p w:rsidR="00000000" w:rsidDel="00000000" w:rsidP="00000000" w:rsidRDefault="00000000" w:rsidRPr="00000000" w14:paraId="0000040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***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51"/>
      </w:sdtPr>
      <w:sdtContent>
        <w:p w:rsidR="00000000" w:rsidDel="00000000" w:rsidP="00000000" w:rsidRDefault="00000000" w:rsidRPr="00000000" w14:paraId="0000040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****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53"/>
      </w:sdtPr>
      <w:sdtContent>
        <w:p w:rsidR="00000000" w:rsidDel="00000000" w:rsidP="00000000" w:rsidRDefault="00000000" w:rsidRPr="00000000" w14:paraId="0000040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***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55"/>
      </w:sdtPr>
      <w:sdtContent>
        <w:p w:rsidR="00000000" w:rsidDel="00000000" w:rsidP="00000000" w:rsidRDefault="00000000" w:rsidRPr="00000000" w14:paraId="0000040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**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60"/>
      </w:sdtPr>
      <w:sdtContent>
        <w:p w:rsidR="00000000" w:rsidDel="00000000" w:rsidP="00000000" w:rsidRDefault="00000000" w:rsidRPr="00000000" w14:paraId="0000040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*</w:delText>
                </w:r>
              </w:del>
            </w:sdtContent>
          </w:sdt>
          <w:sdt>
            <w:sdtPr>
              <w:tag w:val="goog_rdk_2157"/>
            </w:sdtPr>
            <w:sdtContent>
              <w:ins w:author="Đức Bảo Nguyễn" w:id="61" w:date="2022-03-06T09:28:38Z">
                <w:sdt>
                  <w:sdtPr>
                    <w:tag w:val="goog_rdk_2158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tab/>
                      </w:r>
                    </w:del>
                  </w:sdtContent>
                </w:sdt>
              </w:ins>
            </w:sdtContent>
          </w:sdt>
          <w:sdt>
            <w:sdtPr>
              <w:tag w:val="goog_rdk_2159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62"/>
      </w:sdtPr>
      <w:sdtContent>
        <w:p w:rsidR="00000000" w:rsidDel="00000000" w:rsidP="00000000" w:rsidRDefault="00000000" w:rsidRPr="00000000" w14:paraId="0000040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6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*/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64"/>
      </w:sdtPr>
      <w:sdtContent>
        <w:p w:rsidR="00000000" w:rsidDel="00000000" w:rsidP="00000000" w:rsidRDefault="00000000" w:rsidRPr="00000000" w14:paraId="0000040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6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66"/>
      </w:sdtPr>
      <w:sdtContent>
        <w:p w:rsidR="00000000" w:rsidDel="00000000" w:rsidP="00000000" w:rsidRDefault="00000000" w:rsidRPr="00000000" w14:paraId="0000040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6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68"/>
      </w:sdtPr>
      <w:sdtContent>
        <w:p w:rsidR="00000000" w:rsidDel="00000000" w:rsidP="00000000" w:rsidRDefault="00000000" w:rsidRPr="00000000" w14:paraId="0000040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6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70"/>
      </w:sdtPr>
      <w:sdtContent>
        <w:p w:rsidR="00000000" w:rsidDel="00000000" w:rsidP="00000000" w:rsidRDefault="00000000" w:rsidRPr="00000000" w14:paraId="0000040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6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72"/>
      </w:sdtPr>
      <w:sdtContent>
        <w:p w:rsidR="00000000" w:rsidDel="00000000" w:rsidP="00000000" w:rsidRDefault="00000000" w:rsidRPr="00000000" w14:paraId="0000040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7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&lt;ctype.h&gt;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74"/>
      </w:sdtPr>
      <w:sdtContent>
        <w:p w:rsidR="00000000" w:rsidDel="00000000" w:rsidP="00000000" w:rsidRDefault="00000000" w:rsidRPr="00000000" w14:paraId="0000040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7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176"/>
      </w:sdtPr>
      <w:sdtContent>
        <w:p w:rsidR="00000000" w:rsidDel="00000000" w:rsidP="00000000" w:rsidRDefault="00000000" w:rsidRPr="00000000" w14:paraId="0000040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7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178"/>
      </w:sdtPr>
      <w:sdtContent>
        <w:p w:rsidR="00000000" w:rsidDel="00000000" w:rsidP="00000000" w:rsidRDefault="00000000" w:rsidRPr="00000000" w14:paraId="0000040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7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80"/>
      </w:sdtPr>
      <w:sdtContent>
        <w:p w:rsidR="00000000" w:rsidDel="00000000" w:rsidP="00000000" w:rsidRDefault="00000000" w:rsidRPr="00000000" w14:paraId="0000040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7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82"/>
      </w:sdtPr>
      <w:sdtContent>
        <w:p w:rsidR="00000000" w:rsidDel="00000000" w:rsidP="00000000" w:rsidRDefault="00000000" w:rsidRPr="00000000" w14:paraId="0000040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8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84"/>
      </w:sdtPr>
      <w:sdtContent>
        <w:p w:rsidR="00000000" w:rsidDel="00000000" w:rsidP="00000000" w:rsidRDefault="00000000" w:rsidRPr="00000000" w14:paraId="0000041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8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86"/>
      </w:sdtPr>
      <w:sdtContent>
        <w:p w:rsidR="00000000" w:rsidDel="00000000" w:rsidP="00000000" w:rsidRDefault="00000000" w:rsidRPr="00000000" w14:paraId="0000041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8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delText xml:space="preserve">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188"/>
      </w:sdtPr>
      <w:sdtContent>
        <w:p w:rsidR="00000000" w:rsidDel="00000000" w:rsidP="00000000" w:rsidRDefault="00000000" w:rsidRPr="00000000" w14:paraId="0000041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8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</w:del>
            </w:sdtContent>
          </w:sdt>
        </w:p>
      </w:sdtContent>
    </w:sdt>
    <w:sdt>
      <w:sdtPr>
        <w:tag w:val="goog_rdk_2190"/>
      </w:sdtPr>
      <w:sdtContent>
        <w:p w:rsidR="00000000" w:rsidDel="00000000" w:rsidP="00000000" w:rsidRDefault="00000000" w:rsidRPr="00000000" w14:paraId="0000041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8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192"/>
      </w:sdtPr>
      <w:sdtContent>
        <w:p w:rsidR="00000000" w:rsidDel="00000000" w:rsidP="00000000" w:rsidRDefault="00000000" w:rsidRPr="00000000" w14:paraId="0000041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9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194"/>
      </w:sdtPr>
      <w:sdtContent>
        <w:p w:rsidR="00000000" w:rsidDel="00000000" w:rsidP="00000000" w:rsidRDefault="00000000" w:rsidRPr="00000000" w14:paraId="0000041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9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196"/>
      </w:sdtPr>
      <w:sdtContent>
        <w:p w:rsidR="00000000" w:rsidDel="00000000" w:rsidP="00000000" w:rsidRDefault="00000000" w:rsidRPr="00000000" w14:paraId="0000041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9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198"/>
      </w:sdtPr>
      <w:sdtContent>
        <w:p w:rsidR="00000000" w:rsidDel="00000000" w:rsidP="00000000" w:rsidRDefault="00000000" w:rsidRPr="00000000" w14:paraId="0000041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9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200"/>
      </w:sdtPr>
      <w:sdtContent>
        <w:p w:rsidR="00000000" w:rsidDel="00000000" w:rsidP="00000000" w:rsidRDefault="00000000" w:rsidRPr="00000000" w14:paraId="0000041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19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202"/>
      </w:sdtPr>
      <w:sdtContent>
        <w:p w:rsidR="00000000" w:rsidDel="00000000" w:rsidP="00000000" w:rsidRDefault="00000000" w:rsidRPr="00000000" w14:paraId="0000041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0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04"/>
      </w:sdtPr>
      <w:sdtContent>
        <w:p w:rsidR="00000000" w:rsidDel="00000000" w:rsidP="00000000" w:rsidRDefault="00000000" w:rsidRPr="00000000" w14:paraId="0000041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0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06"/>
      </w:sdtPr>
      <w:sdtContent>
        <w:p w:rsidR="00000000" w:rsidDel="00000000" w:rsidP="00000000" w:rsidRDefault="00000000" w:rsidRPr="00000000" w14:paraId="0000041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0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08"/>
      </w:sdtPr>
      <w:sdtContent>
        <w:p w:rsidR="00000000" w:rsidDel="00000000" w:rsidP="00000000" w:rsidRDefault="00000000" w:rsidRPr="00000000" w14:paraId="0000041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0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10"/>
      </w:sdtPr>
      <w:sdtContent>
        <w:p w:rsidR="00000000" w:rsidDel="00000000" w:rsidP="00000000" w:rsidRDefault="00000000" w:rsidRPr="00000000" w14:paraId="0000041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0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12"/>
      </w:sdtPr>
      <w:sdtContent>
        <w:p w:rsidR="00000000" w:rsidDel="00000000" w:rsidP="00000000" w:rsidRDefault="00000000" w:rsidRPr="00000000" w14:paraId="0000041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1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14"/>
      </w:sdtPr>
      <w:sdtContent>
        <w:p w:rsidR="00000000" w:rsidDel="00000000" w:rsidP="00000000" w:rsidRDefault="00000000" w:rsidRPr="00000000" w14:paraId="0000041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1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*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//In cot dung de in 2*n so cot chua sao nhu n=4 thi co 8 cot chua sao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16"/>
      </w:sdtPr>
      <w:sdtContent>
        <w:p w:rsidR="00000000" w:rsidDel="00000000" w:rsidP="00000000" w:rsidRDefault="00000000" w:rsidRPr="00000000" w14:paraId="0000042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1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18"/>
      </w:sdtPr>
      <w:sdtContent>
        <w:p w:rsidR="00000000" w:rsidDel="00000000" w:rsidP="00000000" w:rsidRDefault="00000000" w:rsidRPr="00000000" w14:paraId="0000042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1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//Trong vong for nay dung de in hang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20"/>
      </w:sdtPr>
      <w:sdtContent>
        <w:p w:rsidR="00000000" w:rsidDel="00000000" w:rsidP="00000000" w:rsidRDefault="00000000" w:rsidRPr="00000000" w14:paraId="0000042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1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//Trong 1 hang toi da la n sao 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22"/>
      </w:sdtPr>
      <w:sdtContent>
        <w:p w:rsidR="00000000" w:rsidDel="00000000" w:rsidP="00000000" w:rsidRDefault="00000000" w:rsidRPr="00000000" w14:paraId="0000042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2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24"/>
      </w:sdtPr>
      <w:sdtContent>
        <w:p w:rsidR="00000000" w:rsidDel="00000000" w:rsidP="00000000" w:rsidRDefault="00000000" w:rsidRPr="00000000" w14:paraId="0000042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2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26"/>
      </w:sdtPr>
      <w:sdtContent>
        <w:p w:rsidR="00000000" w:rsidDel="00000000" w:rsidP="00000000" w:rsidRDefault="00000000" w:rsidRPr="00000000" w14:paraId="0000042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2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/*i&gt;= n -1 - j: Dieu kien in ra so sao hang phia duoi*/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28"/>
      </w:sdtPr>
      <w:sdtContent>
        <w:p w:rsidR="00000000" w:rsidDel="00000000" w:rsidP="00000000" w:rsidRDefault="00000000" w:rsidRPr="00000000" w14:paraId="0000042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2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/*i &lt;= n -1 +j: Dieu kien in ra so sao o hang phia tren*/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34"/>
      </w:sdtPr>
      <w:sdtContent>
        <w:p w:rsidR="00000000" w:rsidDel="00000000" w:rsidP="00000000" w:rsidRDefault="00000000" w:rsidRPr="00000000" w14:paraId="0000042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31"/>
            </w:sdtPr>
            <w:sdtContent>
              <w:ins w:author="Luu Tuan Cuong (K17 HCM)" w:id="62" w:date="2022-02-09T11:28:05Z">
                <w:sdt>
                  <w:sdtPr>
                    <w:tag w:val="goog_rdk_2232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Q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q</w:delText>
                      </w:r>
                    </w:del>
                  </w:sdtContent>
                </w:sdt>
              </w:ins>
            </w:sdtContent>
          </w:sdt>
          <w:sdt>
            <w:sdtPr>
              <w:tag w:val="goog_rdk_223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"*"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39"/>
      </w:sdtPr>
      <w:sdtContent>
        <w:p w:rsidR="00000000" w:rsidDel="00000000" w:rsidP="00000000" w:rsidRDefault="00000000" w:rsidRPr="00000000" w14:paraId="0000042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3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del>
            </w:sdtContent>
          </w:sdt>
          <w:sdt>
            <w:sdtPr>
              <w:tag w:val="goog_rdk_2236"/>
            </w:sdtPr>
            <w:sdtContent>
              <w:ins w:author="Anonymous" w:id="63" w:date="2022-03-05T02:49:42Z">
                <w:sdt>
                  <w:sdtPr>
                    <w:tag w:val="goog_rdk_2237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br w:type="textWrapping"/>
                      </w:r>
                    </w:del>
                  </w:sdtContent>
                </w:sdt>
              </w:ins>
            </w:sdtContent>
          </w:sdt>
          <w:sdt>
            <w:sdtPr>
              <w:tag w:val="goog_rdk_223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41"/>
      </w:sdtPr>
      <w:sdtContent>
        <w:p w:rsidR="00000000" w:rsidDel="00000000" w:rsidP="00000000" w:rsidRDefault="00000000" w:rsidRPr="00000000" w14:paraId="0000042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del>
            </w:sdtContent>
          </w:sdt>
        </w:p>
      </w:sdtContent>
    </w:sdt>
    <w:sdt>
      <w:sdtPr>
        <w:tag w:val="goog_rdk_2243"/>
      </w:sdtPr>
      <w:sdtContent>
        <w:p w:rsidR="00000000" w:rsidDel="00000000" w:rsidP="00000000" w:rsidRDefault="00000000" w:rsidRPr="00000000" w14:paraId="0000042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45"/>
      </w:sdtPr>
      <w:sdtContent>
        <w:p w:rsidR="00000000" w:rsidDel="00000000" w:rsidP="00000000" w:rsidRDefault="00000000" w:rsidRPr="00000000" w14:paraId="0000042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47"/>
      </w:sdtPr>
      <w:sdtContent>
        <w:p w:rsidR="00000000" w:rsidDel="00000000" w:rsidP="00000000" w:rsidRDefault="00000000" w:rsidRPr="00000000" w14:paraId="0000042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49"/>
      </w:sdtPr>
      <w:sdtContent>
        <w:p w:rsidR="00000000" w:rsidDel="00000000" w:rsidP="00000000" w:rsidRDefault="00000000" w:rsidRPr="00000000" w14:paraId="0000042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51"/>
      </w:sdtPr>
      <w:sdtContent>
        <w:p w:rsidR="00000000" w:rsidDel="00000000" w:rsidP="00000000" w:rsidRDefault="00000000" w:rsidRPr="00000000" w14:paraId="0000042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53"/>
      </w:sdtPr>
      <w:sdtContent>
        <w:p w:rsidR="00000000" w:rsidDel="00000000" w:rsidP="00000000" w:rsidRDefault="00000000" w:rsidRPr="00000000" w14:paraId="0000042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55"/>
      </w:sdtPr>
      <w:sdtContent>
        <w:p w:rsidR="00000000" w:rsidDel="00000000" w:rsidP="00000000" w:rsidRDefault="00000000" w:rsidRPr="00000000" w14:paraId="0000043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57"/>
      </w:sdtPr>
      <w:sdtContent>
        <w:p w:rsidR="00000000" w:rsidDel="00000000" w:rsidP="00000000" w:rsidRDefault="00000000" w:rsidRPr="00000000" w14:paraId="0000043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59"/>
      </w:sdtPr>
      <w:sdtContent>
        <w:p w:rsidR="00000000" w:rsidDel="00000000" w:rsidP="00000000" w:rsidRDefault="00000000" w:rsidRPr="00000000" w14:paraId="0000043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61"/>
      </w:sdtPr>
      <w:sdtContent>
        <w:p w:rsidR="00000000" w:rsidDel="00000000" w:rsidP="00000000" w:rsidRDefault="00000000" w:rsidRPr="00000000" w14:paraId="0000043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263"/>
      </w:sdtPr>
      <w:sdtContent>
        <w:p w:rsidR="00000000" w:rsidDel="00000000" w:rsidP="00000000" w:rsidRDefault="00000000" w:rsidRPr="00000000" w14:paraId="0000043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6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265"/>
      </w:sdtPr>
      <w:sdtContent>
        <w:p w:rsidR="00000000" w:rsidDel="00000000" w:rsidP="00000000" w:rsidRDefault="00000000" w:rsidRPr="00000000" w14:paraId="0000043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6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67"/>
      </w:sdtPr>
      <w:sdtContent>
        <w:p w:rsidR="00000000" w:rsidDel="00000000" w:rsidP="00000000" w:rsidRDefault="00000000" w:rsidRPr="00000000" w14:paraId="0000043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6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69"/>
      </w:sdtPr>
      <w:sdtContent>
        <w:p w:rsidR="00000000" w:rsidDel="00000000" w:rsidP="00000000" w:rsidRDefault="00000000" w:rsidRPr="00000000" w14:paraId="0000043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71"/>
      </w:sdtPr>
      <w:sdtContent>
        <w:p w:rsidR="00000000" w:rsidDel="00000000" w:rsidP="00000000" w:rsidRDefault="00000000" w:rsidRPr="00000000" w14:paraId="0000043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73"/>
      </w:sdtPr>
      <w:sdtContent>
        <w:p w:rsidR="00000000" w:rsidDel="00000000" w:rsidP="00000000" w:rsidRDefault="00000000" w:rsidRPr="00000000" w14:paraId="0000043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7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75"/>
      </w:sdtPr>
      <w:sdtContent>
        <w:p w:rsidR="00000000" w:rsidDel="00000000" w:rsidP="00000000" w:rsidRDefault="00000000" w:rsidRPr="00000000" w14:paraId="0000043A">
          <w:pPr>
            <w:jc w:val="center"/>
            <w:rPr>
              <w:del w:author="Anonymous" w:id="53" w:date="2022-03-12T13:56:31Z"/>
            </w:rPr>
            <w:pPrChange w:author="Vũ Ngọc Tú" w:id="0" w:date="2022-03-15T14:59:34Z">
              <w:pPr/>
            </w:pPrChange>
          </w:pPr>
          <w:sdt>
            <w:sdtPr>
              <w:tag w:val="goog_rdk_2274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77"/>
      </w:sdtPr>
      <w:sdtContent>
        <w:p w:rsidR="00000000" w:rsidDel="00000000" w:rsidP="00000000" w:rsidRDefault="00000000" w:rsidRPr="00000000" w14:paraId="0000043B">
          <w:pPr>
            <w:jc w:val="center"/>
            <w:rPr>
              <w:del w:author="Anonymous" w:id="53" w:date="2022-03-12T13:56:31Z"/>
            </w:rPr>
            <w:pPrChange w:author="Vũ Ngọc Tú" w:id="0" w:date="2022-03-15T14:59:34Z">
              <w:pPr/>
            </w:pPrChange>
          </w:pPr>
          <w:sdt>
            <w:sdtPr>
              <w:tag w:val="goog_rdk_2276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79"/>
      </w:sdtPr>
      <w:sdtContent>
        <w:p w:rsidR="00000000" w:rsidDel="00000000" w:rsidP="00000000" w:rsidRDefault="00000000" w:rsidRPr="00000000" w14:paraId="0000043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7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//Nhap vao so nguyen duong n va n so nguyen. Tim so xuat hien nhieu nhat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81"/>
      </w:sdtPr>
      <w:sdtContent>
        <w:p w:rsidR="00000000" w:rsidDel="00000000" w:rsidP="00000000" w:rsidRDefault="00000000" w:rsidRPr="00000000" w14:paraId="0000043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8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83"/>
      </w:sdtPr>
      <w:sdtContent>
        <w:p w:rsidR="00000000" w:rsidDel="00000000" w:rsidP="00000000" w:rsidRDefault="00000000" w:rsidRPr="00000000" w14:paraId="0000043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8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85"/>
      </w:sdtPr>
      <w:sdtContent>
        <w:p w:rsidR="00000000" w:rsidDel="00000000" w:rsidP="00000000" w:rsidRDefault="00000000" w:rsidRPr="00000000" w14:paraId="0000043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8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87"/>
      </w:sdtPr>
      <w:sdtContent>
        <w:p w:rsidR="00000000" w:rsidDel="00000000" w:rsidP="00000000" w:rsidRDefault="00000000" w:rsidRPr="00000000" w14:paraId="0000044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8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89"/>
      </w:sdtPr>
      <w:sdtContent>
        <w:p w:rsidR="00000000" w:rsidDel="00000000" w:rsidP="00000000" w:rsidRDefault="00000000" w:rsidRPr="00000000" w14:paraId="0000044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91"/>
      </w:sdtPr>
      <w:sdtContent>
        <w:p w:rsidR="00000000" w:rsidDel="00000000" w:rsidP="00000000" w:rsidRDefault="00000000" w:rsidRPr="00000000" w14:paraId="0000044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9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&lt;ctype.h&gt;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93"/>
      </w:sdtPr>
      <w:sdtContent>
        <w:p w:rsidR="00000000" w:rsidDel="00000000" w:rsidP="00000000" w:rsidRDefault="00000000" w:rsidRPr="00000000" w14:paraId="0000044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9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95"/>
      </w:sdtPr>
      <w:sdtContent>
        <w:p w:rsidR="00000000" w:rsidDel="00000000" w:rsidP="00000000" w:rsidRDefault="00000000" w:rsidRPr="00000000" w14:paraId="0000044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9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297"/>
      </w:sdtPr>
      <w:sdtContent>
        <w:p w:rsidR="00000000" w:rsidDel="00000000" w:rsidP="00000000" w:rsidRDefault="00000000" w:rsidRPr="00000000" w14:paraId="0000044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9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299"/>
      </w:sdtPr>
      <w:sdtContent>
        <w:p w:rsidR="00000000" w:rsidDel="00000000" w:rsidP="00000000" w:rsidRDefault="00000000" w:rsidRPr="00000000" w14:paraId="0000044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29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01"/>
      </w:sdtPr>
      <w:sdtContent>
        <w:p w:rsidR="00000000" w:rsidDel="00000000" w:rsidP="00000000" w:rsidRDefault="00000000" w:rsidRPr="00000000" w14:paraId="0000044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0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03"/>
      </w:sdtPr>
      <w:sdtContent>
        <w:p w:rsidR="00000000" w:rsidDel="00000000" w:rsidP="00000000" w:rsidRDefault="00000000" w:rsidRPr="00000000" w14:paraId="0000044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05"/>
      </w:sdtPr>
      <w:sdtContent>
        <w:p w:rsidR="00000000" w:rsidDel="00000000" w:rsidP="00000000" w:rsidRDefault="00000000" w:rsidRPr="00000000" w14:paraId="0000044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b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//Khoi tao 3 mang so nguyen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07"/>
      </w:sdtPr>
      <w:sdtContent>
        <w:p w:rsidR="00000000" w:rsidDel="00000000" w:rsidP="00000000" w:rsidRDefault="00000000" w:rsidRPr="00000000" w14:paraId="0000044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0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09"/>
      </w:sdtPr>
      <w:sdtContent>
        <w:p w:rsidR="00000000" w:rsidDel="00000000" w:rsidP="00000000" w:rsidRDefault="00000000" w:rsidRPr="00000000" w14:paraId="0000044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0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delText xml:space="preserve">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//Nhap so phan tu cua mang arr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11"/>
      </w:sdtPr>
      <w:sdtContent>
        <w:p w:rsidR="00000000" w:rsidDel="00000000" w:rsidP="00000000" w:rsidRDefault="00000000" w:rsidRPr="00000000" w14:paraId="0000044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1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13"/>
      </w:sdtPr>
      <w:sdtContent>
        <w:p w:rsidR="00000000" w:rsidDel="00000000" w:rsidP="00000000" w:rsidRDefault="00000000" w:rsidRPr="00000000" w14:paraId="0000044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1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15"/>
      </w:sdtPr>
      <w:sdtContent>
        <w:p w:rsidR="00000000" w:rsidDel="00000000" w:rsidP="00000000" w:rsidRDefault="00000000" w:rsidRPr="00000000" w14:paraId="0000044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1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tab/>
                  <w:delText xml:space="preserve">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Nhap n phan tu mang so nguyen arr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17"/>
      </w:sdtPr>
      <w:sdtContent>
        <w:p w:rsidR="00000000" w:rsidDel="00000000" w:rsidP="00000000" w:rsidRDefault="00000000" w:rsidRPr="00000000" w14:paraId="0000044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1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19"/>
      </w:sdtPr>
      <w:sdtContent>
        <w:p w:rsidR="00000000" w:rsidDel="00000000" w:rsidP="00000000" w:rsidRDefault="00000000" w:rsidRPr="00000000" w14:paraId="0000045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1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21"/>
      </w:sdtPr>
      <w:sdtContent>
        <w:p w:rsidR="00000000" w:rsidDel="00000000" w:rsidP="00000000" w:rsidRDefault="00000000" w:rsidRPr="00000000" w14:paraId="0000045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2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23"/>
      </w:sdtPr>
      <w:sdtContent>
        <w:p w:rsidR="00000000" w:rsidDel="00000000" w:rsidP="00000000" w:rsidRDefault="00000000" w:rsidRPr="00000000" w14:paraId="0000045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2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//Mang so nguyen b[] ghi lai so lan xuat hien cua 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25"/>
      </w:sdtPr>
      <w:sdtContent>
        <w:p w:rsidR="00000000" w:rsidDel="00000000" w:rsidP="00000000" w:rsidRDefault="00000000" w:rsidRPr="00000000" w14:paraId="0000045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2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b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]]++;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//cac phan tu lon hon 0 trong day arr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27"/>
      </w:sdtPr>
      <w:sdtContent>
        <w:p w:rsidR="00000000" w:rsidDel="00000000" w:rsidP="00000000" w:rsidRDefault="00000000" w:rsidRPr="00000000" w14:paraId="0000045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2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//Mang so nguyen c[] ghi lai so lan xuat hien cua 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29"/>
      </w:sdtPr>
      <w:sdtContent>
        <w:p w:rsidR="00000000" w:rsidDel="00000000" w:rsidP="00000000" w:rsidRDefault="00000000" w:rsidRPr="00000000" w14:paraId="0000045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2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]]++;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//cac phan tu nho hon 0 trong day arr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31"/>
      </w:sdtPr>
      <w:sdtContent>
        <w:p w:rsidR="00000000" w:rsidDel="00000000" w:rsidP="00000000" w:rsidRDefault="00000000" w:rsidRPr="00000000" w14:paraId="0000045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3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33"/>
      </w:sdtPr>
      <w:sdtContent>
        <w:p w:rsidR="00000000" w:rsidDel="00000000" w:rsidP="00000000" w:rsidRDefault="00000000" w:rsidRPr="00000000" w14:paraId="0000045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3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max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35"/>
      </w:sdtPr>
      <w:sdtContent>
        <w:p w:rsidR="00000000" w:rsidDel="00000000" w:rsidP="00000000" w:rsidRDefault="00000000" w:rsidRPr="00000000" w14:paraId="0000045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3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37"/>
      </w:sdtPr>
      <w:sdtContent>
        <w:p w:rsidR="00000000" w:rsidDel="00000000" w:rsidP="00000000" w:rsidRDefault="00000000" w:rsidRPr="00000000" w14:paraId="0000045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3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39"/>
      </w:sdtPr>
      <w:sdtContent>
        <w:p w:rsidR="00000000" w:rsidDel="00000000" w:rsidP="00000000" w:rsidRDefault="00000000" w:rsidRPr="00000000" w14:paraId="0000045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3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41"/>
      </w:sdtPr>
      <w:sdtContent>
        <w:p w:rsidR="00000000" w:rsidDel="00000000" w:rsidP="00000000" w:rsidRDefault="00000000" w:rsidRPr="00000000" w14:paraId="0000045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43"/>
      </w:sdtPr>
      <w:sdtContent>
        <w:p w:rsidR="00000000" w:rsidDel="00000000" w:rsidP="00000000" w:rsidRDefault="00000000" w:rsidRPr="00000000" w14:paraId="0000045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b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45"/>
      </w:sdtPr>
      <w:sdtContent>
        <w:p w:rsidR="00000000" w:rsidDel="00000000" w:rsidP="00000000" w:rsidRDefault="00000000" w:rsidRPr="00000000" w14:paraId="0000045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delText xml:space="preserve">max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b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47"/>
      </w:sdtPr>
      <w:sdtContent>
        <w:p w:rsidR="00000000" w:rsidDel="00000000" w:rsidP="00000000" w:rsidRDefault="00000000" w:rsidRPr="00000000" w14:paraId="0000045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49"/>
      </w:sdtPr>
      <w:sdtContent>
        <w:p w:rsidR="00000000" w:rsidDel="00000000" w:rsidP="00000000" w:rsidRDefault="00000000" w:rsidRPr="00000000" w14:paraId="0000045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else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51"/>
      </w:sdtPr>
      <w:sdtContent>
        <w:p w:rsidR="00000000" w:rsidDel="00000000" w:rsidP="00000000" w:rsidRDefault="00000000" w:rsidRPr="00000000" w14:paraId="0000046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53"/>
      </w:sdtPr>
      <w:sdtContent>
        <w:p w:rsidR="00000000" w:rsidDel="00000000" w:rsidP="00000000" w:rsidRDefault="00000000" w:rsidRPr="00000000" w14:paraId="0000046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55"/>
      </w:sdtPr>
      <w:sdtContent>
        <w:p w:rsidR="00000000" w:rsidDel="00000000" w:rsidP="00000000" w:rsidRDefault="00000000" w:rsidRPr="00000000" w14:paraId="0000046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delText xml:space="preserve">max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57"/>
      </w:sdtPr>
      <w:sdtContent>
        <w:p w:rsidR="00000000" w:rsidDel="00000000" w:rsidP="00000000" w:rsidRDefault="00000000" w:rsidRPr="00000000" w14:paraId="0000046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59"/>
      </w:sdtPr>
      <w:sdtContent>
        <w:p w:rsidR="00000000" w:rsidDel="00000000" w:rsidP="00000000" w:rsidRDefault="00000000" w:rsidRPr="00000000" w14:paraId="0000046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Vong lap tra ra so lan xuat hien nhieu nhat cua mot phan tu trong arr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61"/>
      </w:sdtPr>
      <w:sdtContent>
        <w:p w:rsidR="00000000" w:rsidDel="00000000" w:rsidP="00000000" w:rsidRDefault="00000000" w:rsidRPr="00000000" w14:paraId="0000046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363"/>
      </w:sdtPr>
      <w:sdtContent>
        <w:p w:rsidR="00000000" w:rsidDel="00000000" w:rsidP="00000000" w:rsidRDefault="00000000" w:rsidRPr="00000000" w14:paraId="0000046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6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365"/>
      </w:sdtPr>
      <w:sdtContent>
        <w:p w:rsidR="00000000" w:rsidDel="00000000" w:rsidP="00000000" w:rsidRDefault="00000000" w:rsidRPr="00000000" w14:paraId="0000046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6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367"/>
      </w:sdtPr>
      <w:sdtContent>
        <w:p w:rsidR="00000000" w:rsidDel="00000000" w:rsidP="00000000" w:rsidRDefault="00000000" w:rsidRPr="00000000" w14:paraId="0000046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6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369"/>
      </w:sdtPr>
      <w:sdtContent>
        <w:p w:rsidR="00000000" w:rsidDel="00000000" w:rsidP="00000000" w:rsidRDefault="00000000" w:rsidRPr="00000000" w14:paraId="0000046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371"/>
      </w:sdtPr>
      <w:sdtContent>
        <w:p w:rsidR="00000000" w:rsidDel="00000000" w:rsidP="00000000" w:rsidRDefault="00000000" w:rsidRPr="00000000" w14:paraId="0000046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373"/>
      </w:sdtPr>
      <w:sdtContent>
        <w:p w:rsidR="00000000" w:rsidDel="00000000" w:rsidP="00000000" w:rsidRDefault="00000000" w:rsidRPr="00000000" w14:paraId="0000046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7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375"/>
      </w:sdtPr>
      <w:sdtContent>
        <w:p w:rsidR="00000000" w:rsidDel="00000000" w:rsidP="00000000" w:rsidRDefault="00000000" w:rsidRPr="00000000" w14:paraId="0000046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7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77"/>
      </w:sdtPr>
      <w:sdtContent>
        <w:p w:rsidR="00000000" w:rsidDel="00000000" w:rsidP="00000000" w:rsidRDefault="00000000" w:rsidRPr="00000000" w14:paraId="0000046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7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79"/>
      </w:sdtPr>
      <w:sdtContent>
        <w:p w:rsidR="00000000" w:rsidDel="00000000" w:rsidP="00000000" w:rsidRDefault="00000000" w:rsidRPr="00000000" w14:paraId="0000046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7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81"/>
      </w:sdtPr>
      <w:sdtContent>
        <w:p w:rsidR="00000000" w:rsidDel="00000000" w:rsidP="00000000" w:rsidRDefault="00000000" w:rsidRPr="00000000" w14:paraId="0000046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8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83"/>
      </w:sdtPr>
      <w:sdtContent>
        <w:p w:rsidR="00000000" w:rsidDel="00000000" w:rsidP="00000000" w:rsidRDefault="00000000" w:rsidRPr="00000000" w14:paraId="0000047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8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85"/>
      </w:sdtPr>
      <w:sdtContent>
        <w:p w:rsidR="00000000" w:rsidDel="00000000" w:rsidP="00000000" w:rsidRDefault="00000000" w:rsidRPr="00000000" w14:paraId="0000047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8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b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87"/>
      </w:sdtPr>
      <w:sdtContent>
        <w:p w:rsidR="00000000" w:rsidDel="00000000" w:rsidP="00000000" w:rsidRDefault="00000000" w:rsidRPr="00000000" w14:paraId="0000047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8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89"/>
      </w:sdtPr>
      <w:sdtContent>
        <w:p w:rsidR="00000000" w:rsidDel="00000000" w:rsidP="00000000" w:rsidRDefault="00000000" w:rsidRPr="00000000" w14:paraId="0000047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91"/>
      </w:sdtPr>
      <w:sdtContent>
        <w:p w:rsidR="00000000" w:rsidDel="00000000" w:rsidP="00000000" w:rsidRDefault="00000000" w:rsidRPr="00000000" w14:paraId="0000047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9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93"/>
      </w:sdtPr>
      <w:sdtContent>
        <w:p w:rsidR="00000000" w:rsidDel="00000000" w:rsidP="00000000" w:rsidRDefault="00000000" w:rsidRPr="00000000" w14:paraId="0000047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9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95"/>
      </w:sdtPr>
      <w:sdtContent>
        <w:p w:rsidR="00000000" w:rsidDel="00000000" w:rsidP="00000000" w:rsidRDefault="00000000" w:rsidRPr="00000000" w14:paraId="0000047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9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97"/>
      </w:sdtPr>
      <w:sdtContent>
        <w:p w:rsidR="00000000" w:rsidDel="00000000" w:rsidP="00000000" w:rsidRDefault="00000000" w:rsidRPr="00000000" w14:paraId="0000047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9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//In ra phan tu co lan xuat hien nhieu nhat trong day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399"/>
      </w:sdtPr>
      <w:sdtContent>
        <w:p w:rsidR="00000000" w:rsidDel="00000000" w:rsidP="00000000" w:rsidRDefault="00000000" w:rsidRPr="00000000" w14:paraId="0000047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39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del>
            </w:sdtContent>
          </w:sdt>
        </w:p>
      </w:sdtContent>
    </w:sdt>
    <w:sdt>
      <w:sdtPr>
        <w:tag w:val="goog_rdk_2401"/>
      </w:sdtPr>
      <w:sdtContent>
        <w:p w:rsidR="00000000" w:rsidDel="00000000" w:rsidP="00000000" w:rsidRDefault="00000000" w:rsidRPr="00000000" w14:paraId="0000047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0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03"/>
      </w:sdtPr>
      <w:sdtContent>
        <w:p w:rsidR="00000000" w:rsidDel="00000000" w:rsidP="00000000" w:rsidRDefault="00000000" w:rsidRPr="00000000" w14:paraId="0000047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05"/>
      </w:sdtPr>
      <w:sdtContent>
        <w:p w:rsidR="00000000" w:rsidDel="00000000" w:rsidP="00000000" w:rsidRDefault="00000000" w:rsidRPr="00000000" w14:paraId="0000047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07"/>
      </w:sdtPr>
      <w:sdtContent>
        <w:p w:rsidR="00000000" w:rsidDel="00000000" w:rsidP="00000000" w:rsidRDefault="00000000" w:rsidRPr="00000000" w14:paraId="0000047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0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09"/>
      </w:sdtPr>
      <w:sdtContent>
        <w:p w:rsidR="00000000" w:rsidDel="00000000" w:rsidP="00000000" w:rsidRDefault="00000000" w:rsidRPr="00000000" w14:paraId="0000047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0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11"/>
      </w:sdtPr>
      <w:sdtContent>
        <w:p w:rsidR="00000000" w:rsidDel="00000000" w:rsidP="00000000" w:rsidRDefault="00000000" w:rsidRPr="00000000" w14:paraId="0000047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1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13"/>
      </w:sdtPr>
      <w:sdtContent>
        <w:p w:rsidR="00000000" w:rsidDel="00000000" w:rsidP="00000000" w:rsidRDefault="00000000" w:rsidRPr="00000000" w14:paraId="0000047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1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415"/>
      </w:sdtPr>
      <w:sdtContent>
        <w:p w:rsidR="00000000" w:rsidDel="00000000" w:rsidP="00000000" w:rsidRDefault="00000000" w:rsidRPr="00000000" w14:paraId="0000048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1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417"/>
      </w:sdtPr>
      <w:sdtContent>
        <w:p w:rsidR="00000000" w:rsidDel="00000000" w:rsidP="00000000" w:rsidRDefault="00000000" w:rsidRPr="00000000" w14:paraId="0000048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1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19"/>
      </w:sdtPr>
      <w:sdtContent>
        <w:p w:rsidR="00000000" w:rsidDel="00000000" w:rsidP="00000000" w:rsidRDefault="00000000" w:rsidRPr="00000000" w14:paraId="0000048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1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21"/>
      </w:sdtPr>
      <w:sdtContent>
        <w:p w:rsidR="00000000" w:rsidDel="00000000" w:rsidP="00000000" w:rsidRDefault="00000000" w:rsidRPr="00000000" w14:paraId="0000048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2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23"/>
      </w:sdtPr>
      <w:sdtContent>
        <w:p w:rsidR="00000000" w:rsidDel="00000000" w:rsidP="00000000" w:rsidRDefault="00000000" w:rsidRPr="00000000" w14:paraId="0000048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2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25"/>
      </w:sdtPr>
      <w:sdtContent>
        <w:p w:rsidR="00000000" w:rsidDel="00000000" w:rsidP="00000000" w:rsidRDefault="00000000" w:rsidRPr="00000000" w14:paraId="0000048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2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27"/>
      </w:sdtPr>
      <w:sdtContent>
        <w:p w:rsidR="00000000" w:rsidDel="00000000" w:rsidP="00000000" w:rsidRDefault="00000000" w:rsidRPr="00000000" w14:paraId="00000486">
          <w:pPr>
            <w:jc w:val="center"/>
            <w:rPr>
              <w:del w:author="Anonymous" w:id="53" w:date="2022-03-12T13:56:31Z"/>
              <w:rFonts w:ascii="inherit" w:cs="inherit" w:eastAsia="inherit" w:hAnsi="inherit"/>
              <w:sz w:val="21"/>
              <w:szCs w:val="21"/>
            </w:rPr>
            <w:pPrChange w:author="Vũ Ngọc Tú" w:id="0" w:date="2022-03-15T14:59:34Z">
              <w:pPr/>
            </w:pPrChange>
          </w:pPr>
          <w:sdt>
            <w:sdtPr>
              <w:tag w:val="goog_rdk_2426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29"/>
      </w:sdtPr>
      <w:sdtContent>
        <w:p w:rsidR="00000000" w:rsidDel="00000000" w:rsidP="00000000" w:rsidRDefault="00000000" w:rsidRPr="00000000" w14:paraId="00000487">
          <w:pPr>
            <w:jc w:val="center"/>
            <w:rPr>
              <w:del w:author="Anonymous" w:id="53" w:date="2022-03-12T13:56:31Z"/>
              <w:rFonts w:ascii="inherit" w:cs="inherit" w:eastAsia="inherit" w:hAnsi="inherit"/>
              <w:sz w:val="21"/>
              <w:szCs w:val="21"/>
            </w:rPr>
            <w:pPrChange w:author="Vũ Ngọc Tú" w:id="0" w:date="2022-03-15T14:59:34Z">
              <w:pPr/>
            </w:pPrChange>
          </w:pPr>
          <w:sdt>
            <w:sdtPr>
              <w:tag w:val="goog_rdk_2428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31"/>
      </w:sdtPr>
      <w:sdtContent>
        <w:p w:rsidR="00000000" w:rsidDel="00000000" w:rsidP="00000000" w:rsidRDefault="00000000" w:rsidRPr="00000000" w14:paraId="0000048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3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//Tinh tong sum = 1/x + 1/x^2 + 1/x^3 +... + 1/x^n 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33"/>
      </w:sdtPr>
      <w:sdtContent>
        <w:p w:rsidR="00000000" w:rsidDel="00000000" w:rsidP="00000000" w:rsidRDefault="00000000" w:rsidRPr="00000000" w14:paraId="0000048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3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//Voi x va n la so nguyen nhap tu ban phim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35"/>
      </w:sdtPr>
      <w:sdtContent>
        <w:p w:rsidR="00000000" w:rsidDel="00000000" w:rsidP="00000000" w:rsidRDefault="00000000" w:rsidRPr="00000000" w14:paraId="0000048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3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37"/>
      </w:sdtPr>
      <w:sdtContent>
        <w:p w:rsidR="00000000" w:rsidDel="00000000" w:rsidP="00000000" w:rsidRDefault="00000000" w:rsidRPr="00000000" w14:paraId="0000048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3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39"/>
      </w:sdtPr>
      <w:sdtContent>
        <w:p w:rsidR="00000000" w:rsidDel="00000000" w:rsidP="00000000" w:rsidRDefault="00000000" w:rsidRPr="00000000" w14:paraId="0000048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3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41"/>
      </w:sdtPr>
      <w:sdtContent>
        <w:p w:rsidR="00000000" w:rsidDel="00000000" w:rsidP="00000000" w:rsidRDefault="00000000" w:rsidRPr="00000000" w14:paraId="0000048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43"/>
      </w:sdtPr>
      <w:sdtContent>
        <w:p w:rsidR="00000000" w:rsidDel="00000000" w:rsidP="00000000" w:rsidRDefault="00000000" w:rsidRPr="00000000" w14:paraId="0000048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45"/>
      </w:sdtPr>
      <w:sdtContent>
        <w:p w:rsidR="00000000" w:rsidDel="00000000" w:rsidP="00000000" w:rsidRDefault="00000000" w:rsidRPr="00000000" w14:paraId="0000048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&lt;ctype.h&gt;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47"/>
      </w:sdtPr>
      <w:sdtContent>
        <w:p w:rsidR="00000000" w:rsidDel="00000000" w:rsidP="00000000" w:rsidRDefault="00000000" w:rsidRPr="00000000" w14:paraId="0000049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49"/>
      </w:sdtPr>
      <w:sdtContent>
        <w:p w:rsidR="00000000" w:rsidDel="00000000" w:rsidP="00000000" w:rsidRDefault="00000000" w:rsidRPr="00000000" w14:paraId="0000049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51"/>
      </w:sdtPr>
      <w:sdtContent>
        <w:p w:rsidR="00000000" w:rsidDel="00000000" w:rsidP="00000000" w:rsidRDefault="00000000" w:rsidRPr="00000000" w14:paraId="0000049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53"/>
      </w:sdtPr>
      <w:sdtContent>
        <w:p w:rsidR="00000000" w:rsidDel="00000000" w:rsidP="00000000" w:rsidRDefault="00000000" w:rsidRPr="00000000" w14:paraId="0000049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55"/>
      </w:sdtPr>
      <w:sdtContent>
        <w:p w:rsidR="00000000" w:rsidDel="00000000" w:rsidP="00000000" w:rsidRDefault="00000000" w:rsidRPr="00000000" w14:paraId="0000049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57"/>
      </w:sdtPr>
      <w:sdtContent>
        <w:p w:rsidR="00000000" w:rsidDel="00000000" w:rsidP="00000000" w:rsidRDefault="00000000" w:rsidRPr="00000000" w14:paraId="0000049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59"/>
      </w:sdtPr>
      <w:sdtContent>
        <w:p w:rsidR="00000000" w:rsidDel="00000000" w:rsidP="00000000" w:rsidRDefault="00000000" w:rsidRPr="00000000" w14:paraId="0000049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delText xml:space="preserve">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//Nhap vao hai so nguyen x va n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61"/>
      </w:sdtPr>
      <w:sdtContent>
        <w:p w:rsidR="00000000" w:rsidDel="00000000" w:rsidP="00000000" w:rsidRDefault="00000000" w:rsidRPr="00000000" w14:paraId="0000049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double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sum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//Khoi tao gia tri cua tong bang khong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63"/>
      </w:sdtPr>
      <w:sdtContent>
        <w:p w:rsidR="00000000" w:rsidDel="00000000" w:rsidP="00000000" w:rsidRDefault="00000000" w:rsidRPr="00000000" w14:paraId="0000049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6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65"/>
      </w:sdtPr>
      <w:sdtContent>
        <w:p w:rsidR="00000000" w:rsidDel="00000000" w:rsidP="00000000" w:rsidRDefault="00000000" w:rsidRPr="00000000" w14:paraId="0000049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6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67"/>
      </w:sdtPr>
      <w:sdtContent>
        <w:p w:rsidR="00000000" w:rsidDel="00000000" w:rsidP="00000000" w:rsidRDefault="00000000" w:rsidRPr="00000000" w14:paraId="0000049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6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69"/>
      </w:sdtPr>
      <w:sdtContent>
        <w:p w:rsidR="00000000" w:rsidDel="00000000" w:rsidP="00000000" w:rsidRDefault="00000000" w:rsidRPr="00000000" w14:paraId="0000049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tab/>
                  <w:delText xml:space="preserve">sum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pow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//pow(x,i) la ham tinh luy thua bac i cua x 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71"/>
      </w:sdtPr>
      <w:sdtContent>
        <w:p w:rsidR="00000000" w:rsidDel="00000000" w:rsidP="00000000" w:rsidRDefault="00000000" w:rsidRPr="00000000" w14:paraId="0000049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73"/>
      </w:sdtPr>
      <w:sdtContent>
        <w:p w:rsidR="00000000" w:rsidDel="00000000" w:rsidP="00000000" w:rsidRDefault="00000000" w:rsidRPr="00000000" w14:paraId="0000049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7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475"/>
      </w:sdtPr>
      <w:sdtContent>
        <w:p w:rsidR="00000000" w:rsidDel="00000000" w:rsidP="00000000" w:rsidRDefault="00000000" w:rsidRPr="00000000" w14:paraId="0000049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7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77"/>
      </w:sdtPr>
      <w:sdtContent>
        <w:p w:rsidR="00000000" w:rsidDel="00000000" w:rsidP="00000000" w:rsidRDefault="00000000" w:rsidRPr="00000000" w14:paraId="0000049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7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79"/>
      </w:sdtPr>
      <w:sdtContent>
        <w:p w:rsidR="00000000" w:rsidDel="00000000" w:rsidP="00000000" w:rsidRDefault="00000000" w:rsidRPr="00000000" w14:paraId="000004A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7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81"/>
      </w:sdtPr>
      <w:sdtContent>
        <w:p w:rsidR="00000000" w:rsidDel="00000000" w:rsidP="00000000" w:rsidRDefault="00000000" w:rsidRPr="00000000" w14:paraId="000004A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8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83"/>
      </w:sdtPr>
      <w:sdtContent>
        <w:p w:rsidR="00000000" w:rsidDel="00000000" w:rsidP="00000000" w:rsidRDefault="00000000" w:rsidRPr="00000000" w14:paraId="000004A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8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"%.2lf\n"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sum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85"/>
      </w:sdtPr>
      <w:sdtContent>
        <w:p w:rsidR="00000000" w:rsidDel="00000000" w:rsidP="00000000" w:rsidRDefault="00000000" w:rsidRPr="00000000" w14:paraId="000004A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8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487"/>
      </w:sdtPr>
      <w:sdtContent>
        <w:p w:rsidR="00000000" w:rsidDel="00000000" w:rsidP="00000000" w:rsidRDefault="00000000" w:rsidRPr="00000000" w14:paraId="000004A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8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489"/>
      </w:sdtPr>
      <w:sdtContent>
        <w:p w:rsidR="00000000" w:rsidDel="00000000" w:rsidP="00000000" w:rsidRDefault="00000000" w:rsidRPr="00000000" w14:paraId="000004A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91"/>
      </w:sdtPr>
      <w:sdtContent>
        <w:p w:rsidR="00000000" w:rsidDel="00000000" w:rsidP="00000000" w:rsidRDefault="00000000" w:rsidRPr="00000000" w14:paraId="000004A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9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93"/>
      </w:sdtPr>
      <w:sdtContent>
        <w:p w:rsidR="00000000" w:rsidDel="00000000" w:rsidP="00000000" w:rsidRDefault="00000000" w:rsidRPr="00000000" w14:paraId="000004A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9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95"/>
      </w:sdtPr>
      <w:sdtContent>
        <w:p w:rsidR="00000000" w:rsidDel="00000000" w:rsidP="00000000" w:rsidRDefault="00000000" w:rsidRPr="00000000" w14:paraId="000004A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9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97"/>
      </w:sdtPr>
      <w:sdtContent>
        <w:p w:rsidR="00000000" w:rsidDel="00000000" w:rsidP="00000000" w:rsidRDefault="00000000" w:rsidRPr="00000000" w14:paraId="000004A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9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499"/>
      </w:sdtPr>
      <w:sdtContent>
        <w:p w:rsidR="00000000" w:rsidDel="00000000" w:rsidP="00000000" w:rsidRDefault="00000000" w:rsidRPr="00000000" w14:paraId="000004A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49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nhap vao mot chuoi bat ki, xoa het cac ki tu và so, chi giu lai cac chu cai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01"/>
      </w:sdtPr>
      <w:sdtContent>
        <w:p w:rsidR="00000000" w:rsidDel="00000000" w:rsidP="00000000" w:rsidRDefault="00000000" w:rsidRPr="00000000" w14:paraId="000004A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0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503"/>
      </w:sdtPr>
      <w:sdtContent>
        <w:p w:rsidR="00000000" w:rsidDel="00000000" w:rsidP="00000000" w:rsidRDefault="00000000" w:rsidRPr="00000000" w14:paraId="000004A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05"/>
      </w:sdtPr>
      <w:sdtContent>
        <w:p w:rsidR="00000000" w:rsidDel="00000000" w:rsidP="00000000" w:rsidRDefault="00000000" w:rsidRPr="00000000" w14:paraId="000004A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07"/>
      </w:sdtPr>
      <w:sdtContent>
        <w:p w:rsidR="00000000" w:rsidDel="00000000" w:rsidP="00000000" w:rsidRDefault="00000000" w:rsidRPr="00000000" w14:paraId="000004A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0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09"/>
      </w:sdtPr>
      <w:sdtContent>
        <w:p w:rsidR="00000000" w:rsidDel="00000000" w:rsidP="00000000" w:rsidRDefault="00000000" w:rsidRPr="00000000" w14:paraId="000004A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0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11"/>
      </w:sdtPr>
      <w:sdtContent>
        <w:p w:rsidR="00000000" w:rsidDel="00000000" w:rsidP="00000000" w:rsidRDefault="00000000" w:rsidRPr="00000000" w14:paraId="000004B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1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&lt;ctype.h&gt;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13"/>
      </w:sdtPr>
      <w:sdtContent>
        <w:p w:rsidR="00000000" w:rsidDel="00000000" w:rsidP="00000000" w:rsidRDefault="00000000" w:rsidRPr="00000000" w14:paraId="000004B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1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&lt;stdbool.h&gt;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15"/>
      </w:sdtPr>
      <w:sdtContent>
        <w:p w:rsidR="00000000" w:rsidDel="00000000" w:rsidP="00000000" w:rsidRDefault="00000000" w:rsidRPr="00000000" w14:paraId="000004B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1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517"/>
      </w:sdtPr>
      <w:sdtContent>
        <w:p w:rsidR="00000000" w:rsidDel="00000000" w:rsidP="00000000" w:rsidRDefault="00000000" w:rsidRPr="00000000" w14:paraId="000004B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1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19"/>
      </w:sdtPr>
      <w:sdtContent>
        <w:p w:rsidR="00000000" w:rsidDel="00000000" w:rsidP="00000000" w:rsidRDefault="00000000" w:rsidRPr="00000000" w14:paraId="000004B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1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21"/>
      </w:sdtPr>
      <w:sdtContent>
        <w:p w:rsidR="00000000" w:rsidDel="00000000" w:rsidP="00000000" w:rsidRDefault="00000000" w:rsidRPr="00000000" w14:paraId="000004B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2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23"/>
      </w:sdtPr>
      <w:sdtContent>
        <w:p w:rsidR="00000000" w:rsidDel="00000000" w:rsidP="00000000" w:rsidRDefault="00000000" w:rsidRPr="00000000" w14:paraId="000004B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2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25"/>
      </w:sdtPr>
      <w:sdtContent>
        <w:p w:rsidR="00000000" w:rsidDel="00000000" w:rsidP="00000000" w:rsidRDefault="00000000" w:rsidRPr="00000000" w14:paraId="000004B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2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delText xml:space="preserve">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"%[^\n]"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27"/>
      </w:sdtPr>
      <w:sdtContent>
        <w:p w:rsidR="00000000" w:rsidDel="00000000" w:rsidP="00000000" w:rsidRDefault="00000000" w:rsidRPr="00000000" w14:paraId="000004B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2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29"/>
      </w:sdtPr>
      <w:sdtContent>
        <w:p w:rsidR="00000000" w:rsidDel="00000000" w:rsidP="00000000" w:rsidRDefault="00000000" w:rsidRPr="00000000" w14:paraId="000004B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2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bool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all_al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false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31"/>
      </w:sdtPr>
      <w:sdtContent>
        <w:p w:rsidR="00000000" w:rsidDel="00000000" w:rsidP="00000000" w:rsidRDefault="00000000" w:rsidRPr="00000000" w14:paraId="000004B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3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all_al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false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lap de xoa ki tu khong phai chu cai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33"/>
      </w:sdtPr>
      <w:sdtContent>
        <w:p w:rsidR="00000000" w:rsidDel="00000000" w:rsidP="00000000" w:rsidRDefault="00000000" w:rsidRPr="00000000" w14:paraId="000004B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3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35"/>
      </w:sdtPr>
      <w:sdtContent>
        <w:p w:rsidR="00000000" w:rsidDel="00000000" w:rsidP="00000000" w:rsidRDefault="00000000" w:rsidRPr="00000000" w14:paraId="000004B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3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tab/>
                  <w:delText xml:space="preserve">all_al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true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37"/>
      </w:sdtPr>
      <w:sdtContent>
        <w:p w:rsidR="00000000" w:rsidDel="00000000" w:rsidP="00000000" w:rsidRDefault="00000000" w:rsidRPr="00000000" w14:paraId="000004B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3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39"/>
      </w:sdtPr>
      <w:sdtContent>
        <w:p w:rsidR="00000000" w:rsidDel="00000000" w:rsidP="00000000" w:rsidRDefault="00000000" w:rsidRPr="00000000" w14:paraId="000004B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3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41"/>
      </w:sdtPr>
      <w:sdtContent>
        <w:p w:rsidR="00000000" w:rsidDel="00000000" w:rsidP="00000000" w:rsidRDefault="00000000" w:rsidRPr="00000000" w14:paraId="000004B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(!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isalpha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kiem tra xem str[i] co phai la chu cai khong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43"/>
      </w:sdtPr>
      <w:sdtContent>
        <w:p w:rsidR="00000000" w:rsidDel="00000000" w:rsidP="00000000" w:rsidRDefault="00000000" w:rsidRPr="00000000" w14:paraId="000004C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45"/>
      </w:sdtPr>
      <w:sdtContent>
        <w:p w:rsidR="00000000" w:rsidDel="00000000" w:rsidP="00000000" w:rsidRDefault="00000000" w:rsidRPr="00000000" w14:paraId="000004C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xoa str[i] neu str[i] khong phai chu cai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47"/>
      </w:sdtPr>
      <w:sdtContent>
        <w:p w:rsidR="00000000" w:rsidDel="00000000" w:rsidP="00000000" w:rsidRDefault="00000000" w:rsidRPr="00000000" w14:paraId="000004C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49"/>
      </w:sdtPr>
      <w:sdtContent>
        <w:p w:rsidR="00000000" w:rsidDel="00000000" w:rsidP="00000000" w:rsidRDefault="00000000" w:rsidRPr="00000000" w14:paraId="000004C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tab/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51"/>
      </w:sdtPr>
      <w:sdtContent>
        <w:p w:rsidR="00000000" w:rsidDel="00000000" w:rsidP="00000000" w:rsidRDefault="00000000" w:rsidRPr="00000000" w14:paraId="000004C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del>
            </w:sdtContent>
          </w:sdt>
        </w:p>
      </w:sdtContent>
    </w:sdt>
    <w:sdt>
      <w:sdtPr>
        <w:tag w:val="goog_rdk_2553"/>
      </w:sdtPr>
      <w:sdtContent>
        <w:p w:rsidR="00000000" w:rsidDel="00000000" w:rsidP="00000000" w:rsidRDefault="00000000" w:rsidRPr="00000000" w14:paraId="000004C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del>
            </w:sdtContent>
          </w:sdt>
        </w:p>
      </w:sdtContent>
    </w:sdt>
    <w:sdt>
      <w:sdtPr>
        <w:tag w:val="goog_rdk_2555"/>
      </w:sdtPr>
      <w:sdtContent>
        <w:p w:rsidR="00000000" w:rsidDel="00000000" w:rsidP="00000000" w:rsidRDefault="00000000" w:rsidRPr="00000000" w14:paraId="000004C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57"/>
      </w:sdtPr>
      <w:sdtContent>
        <w:p w:rsidR="00000000" w:rsidDel="00000000" w:rsidP="00000000" w:rsidRDefault="00000000" w:rsidRPr="00000000" w14:paraId="000004C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kiem tra trong str co ki tu nao khong phai chu cai khong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59"/>
      </w:sdtPr>
      <w:sdtContent>
        <w:p w:rsidR="00000000" w:rsidDel="00000000" w:rsidP="00000000" w:rsidRDefault="00000000" w:rsidRPr="00000000" w14:paraId="000004C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61"/>
      </w:sdtPr>
      <w:sdtContent>
        <w:p w:rsidR="00000000" w:rsidDel="00000000" w:rsidP="00000000" w:rsidRDefault="00000000" w:rsidRPr="00000000" w14:paraId="000004C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(!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isalpha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63"/>
      </w:sdtPr>
      <w:sdtContent>
        <w:p w:rsidR="00000000" w:rsidDel="00000000" w:rsidP="00000000" w:rsidRDefault="00000000" w:rsidRPr="00000000" w14:paraId="000004C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6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tab/>
                  <w:delText xml:space="preserve">all_al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false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65"/>
      </w:sdtPr>
      <w:sdtContent>
        <w:p w:rsidR="00000000" w:rsidDel="00000000" w:rsidP="00000000" w:rsidRDefault="00000000" w:rsidRPr="00000000" w14:paraId="000004C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6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67"/>
      </w:sdtPr>
      <w:sdtContent>
        <w:p w:rsidR="00000000" w:rsidDel="00000000" w:rsidP="00000000" w:rsidRDefault="00000000" w:rsidRPr="00000000" w14:paraId="000004C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6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69"/>
      </w:sdtPr>
      <w:sdtContent>
        <w:p w:rsidR="00000000" w:rsidDel="00000000" w:rsidP="00000000" w:rsidRDefault="00000000" w:rsidRPr="00000000" w14:paraId="000004C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del>
            </w:sdtContent>
          </w:sdt>
        </w:p>
      </w:sdtContent>
    </w:sdt>
    <w:sdt>
      <w:sdtPr>
        <w:tag w:val="goog_rdk_2571"/>
      </w:sdtPr>
      <w:sdtContent>
        <w:p w:rsidR="00000000" w:rsidDel="00000000" w:rsidP="00000000" w:rsidRDefault="00000000" w:rsidRPr="00000000" w14:paraId="000004C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573"/>
      </w:sdtPr>
      <w:sdtContent>
        <w:p w:rsidR="00000000" w:rsidDel="00000000" w:rsidP="00000000" w:rsidRDefault="00000000" w:rsidRPr="00000000" w14:paraId="000004C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7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575"/>
      </w:sdtPr>
      <w:sdtContent>
        <w:p w:rsidR="00000000" w:rsidDel="00000000" w:rsidP="00000000" w:rsidRDefault="00000000" w:rsidRPr="00000000" w14:paraId="000004D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7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577"/>
      </w:sdtPr>
      <w:sdtContent>
        <w:p w:rsidR="00000000" w:rsidDel="00000000" w:rsidP="00000000" w:rsidRDefault="00000000" w:rsidRPr="00000000" w14:paraId="000004D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7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579"/>
      </w:sdtPr>
      <w:sdtContent>
        <w:p w:rsidR="00000000" w:rsidDel="00000000" w:rsidP="00000000" w:rsidRDefault="00000000" w:rsidRPr="00000000" w14:paraId="000004D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7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581"/>
      </w:sdtPr>
      <w:sdtContent>
        <w:p w:rsidR="00000000" w:rsidDel="00000000" w:rsidP="00000000" w:rsidRDefault="00000000" w:rsidRPr="00000000" w14:paraId="000004D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8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583"/>
      </w:sdtPr>
      <w:sdtContent>
        <w:p w:rsidR="00000000" w:rsidDel="00000000" w:rsidP="00000000" w:rsidRDefault="00000000" w:rsidRPr="00000000" w14:paraId="000004D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8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85"/>
      </w:sdtPr>
      <w:sdtContent>
        <w:p w:rsidR="00000000" w:rsidDel="00000000" w:rsidP="00000000" w:rsidRDefault="00000000" w:rsidRPr="00000000" w14:paraId="000004D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8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87"/>
      </w:sdtPr>
      <w:sdtContent>
        <w:p w:rsidR="00000000" w:rsidDel="00000000" w:rsidP="00000000" w:rsidRDefault="00000000" w:rsidRPr="00000000" w14:paraId="000004D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8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89"/>
      </w:sdtPr>
      <w:sdtContent>
        <w:p w:rsidR="00000000" w:rsidDel="00000000" w:rsidP="00000000" w:rsidRDefault="00000000" w:rsidRPr="00000000" w14:paraId="000004D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"%s\n"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591"/>
      </w:sdtPr>
      <w:sdtContent>
        <w:p w:rsidR="00000000" w:rsidDel="00000000" w:rsidP="00000000" w:rsidRDefault="00000000" w:rsidRPr="00000000" w14:paraId="000004D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9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</w:del>
            </w:sdtContent>
          </w:sdt>
        </w:p>
      </w:sdtContent>
    </w:sdt>
    <w:sdt>
      <w:sdtPr>
        <w:tag w:val="goog_rdk_2593"/>
      </w:sdtPr>
      <w:sdtContent>
        <w:p w:rsidR="00000000" w:rsidDel="00000000" w:rsidP="00000000" w:rsidRDefault="00000000" w:rsidRPr="00000000" w14:paraId="000004D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9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595"/>
      </w:sdtPr>
      <w:sdtContent>
        <w:p w:rsidR="00000000" w:rsidDel="00000000" w:rsidP="00000000" w:rsidRDefault="00000000" w:rsidRPr="00000000" w14:paraId="000004D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9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597"/>
      </w:sdtPr>
      <w:sdtContent>
        <w:p w:rsidR="00000000" w:rsidDel="00000000" w:rsidP="00000000" w:rsidRDefault="00000000" w:rsidRPr="00000000" w14:paraId="000004D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9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599"/>
      </w:sdtPr>
      <w:sdtContent>
        <w:p w:rsidR="00000000" w:rsidDel="00000000" w:rsidP="00000000" w:rsidRDefault="00000000" w:rsidRPr="00000000" w14:paraId="000004D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59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601"/>
      </w:sdtPr>
      <w:sdtContent>
        <w:p w:rsidR="00000000" w:rsidDel="00000000" w:rsidP="00000000" w:rsidRDefault="00000000" w:rsidRPr="00000000" w14:paraId="000004D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0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603"/>
      </w:sdtPr>
      <w:sdtContent>
        <w:p w:rsidR="00000000" w:rsidDel="00000000" w:rsidP="00000000" w:rsidRDefault="00000000" w:rsidRPr="00000000" w14:paraId="000004D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605"/>
      </w:sdtPr>
      <w:sdtContent>
        <w:p w:rsidR="00000000" w:rsidDel="00000000" w:rsidP="00000000" w:rsidRDefault="00000000" w:rsidRPr="00000000" w14:paraId="000004D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607"/>
      </w:sdtPr>
      <w:sdtContent>
        <w:p w:rsidR="00000000" w:rsidDel="00000000" w:rsidP="00000000" w:rsidRDefault="00000000" w:rsidRPr="00000000" w14:paraId="000004E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0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609"/>
      </w:sdtPr>
      <w:sdtContent>
        <w:p w:rsidR="00000000" w:rsidDel="00000000" w:rsidP="00000000" w:rsidRDefault="00000000" w:rsidRPr="00000000" w14:paraId="000004E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0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11"/>
      </w:sdtPr>
      <w:sdtContent>
        <w:p w:rsidR="00000000" w:rsidDel="00000000" w:rsidP="00000000" w:rsidRDefault="00000000" w:rsidRPr="00000000" w14:paraId="000004E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1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13"/>
      </w:sdtPr>
      <w:sdtContent>
        <w:p w:rsidR="00000000" w:rsidDel="00000000" w:rsidP="00000000" w:rsidRDefault="00000000" w:rsidRPr="00000000" w14:paraId="000004E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1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15"/>
      </w:sdtPr>
      <w:sdtContent>
        <w:p w:rsidR="00000000" w:rsidDel="00000000" w:rsidP="00000000" w:rsidRDefault="00000000" w:rsidRPr="00000000" w14:paraId="000004E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1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17"/>
      </w:sdtPr>
      <w:sdtContent>
        <w:p w:rsidR="00000000" w:rsidDel="00000000" w:rsidP="00000000" w:rsidRDefault="00000000" w:rsidRPr="00000000" w14:paraId="000004E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1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19"/>
      </w:sdtPr>
      <w:sdtContent>
        <w:p w:rsidR="00000000" w:rsidDel="00000000" w:rsidP="00000000" w:rsidRDefault="00000000" w:rsidRPr="00000000" w14:paraId="000004E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1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//nhap vao mot so tu nhien n, in ra 4 so nguyen to gan nhat lon hon n 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21"/>
      </w:sdtPr>
      <w:sdtContent>
        <w:p w:rsidR="00000000" w:rsidDel="00000000" w:rsidP="00000000" w:rsidRDefault="00000000" w:rsidRPr="00000000" w14:paraId="000004E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2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623"/>
      </w:sdtPr>
      <w:sdtContent>
        <w:p w:rsidR="00000000" w:rsidDel="00000000" w:rsidP="00000000" w:rsidRDefault="00000000" w:rsidRPr="00000000" w14:paraId="000004E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2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25"/>
      </w:sdtPr>
      <w:sdtContent>
        <w:p w:rsidR="00000000" w:rsidDel="00000000" w:rsidP="00000000" w:rsidRDefault="00000000" w:rsidRPr="00000000" w14:paraId="000004E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2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27"/>
      </w:sdtPr>
      <w:sdtContent>
        <w:p w:rsidR="00000000" w:rsidDel="00000000" w:rsidP="00000000" w:rsidRDefault="00000000" w:rsidRPr="00000000" w14:paraId="000004E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2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29"/>
      </w:sdtPr>
      <w:sdtContent>
        <w:p w:rsidR="00000000" w:rsidDel="00000000" w:rsidP="00000000" w:rsidRDefault="00000000" w:rsidRPr="00000000" w14:paraId="000004E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2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31"/>
      </w:sdtPr>
      <w:sdtContent>
        <w:p w:rsidR="00000000" w:rsidDel="00000000" w:rsidP="00000000" w:rsidRDefault="00000000" w:rsidRPr="00000000" w14:paraId="000004E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3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&lt;ctype.h&gt;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33"/>
      </w:sdtPr>
      <w:sdtContent>
        <w:p w:rsidR="00000000" w:rsidDel="00000000" w:rsidP="00000000" w:rsidRDefault="00000000" w:rsidRPr="00000000" w14:paraId="000004E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3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&lt;stdbool.h&gt;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35"/>
      </w:sdtPr>
      <w:sdtContent>
        <w:p w:rsidR="00000000" w:rsidDel="00000000" w:rsidP="00000000" w:rsidRDefault="00000000" w:rsidRPr="00000000" w14:paraId="000004E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3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637"/>
      </w:sdtPr>
      <w:sdtContent>
        <w:p w:rsidR="00000000" w:rsidDel="00000000" w:rsidP="00000000" w:rsidRDefault="00000000" w:rsidRPr="00000000" w14:paraId="000004E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3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bool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isPrime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ham kiem tra so nguyen to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39"/>
      </w:sdtPr>
      <w:sdtContent>
        <w:p w:rsidR="00000000" w:rsidDel="00000000" w:rsidP="00000000" w:rsidRDefault="00000000" w:rsidRPr="00000000" w14:paraId="000004F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3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41"/>
      </w:sdtPr>
      <w:sdtContent>
        <w:p w:rsidR="00000000" w:rsidDel="00000000" w:rsidP="00000000" w:rsidRDefault="00000000" w:rsidRPr="00000000" w14:paraId="000004F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43"/>
      </w:sdtPr>
      <w:sdtContent>
        <w:p w:rsidR="00000000" w:rsidDel="00000000" w:rsidP="00000000" w:rsidRDefault="00000000" w:rsidRPr="00000000" w14:paraId="000004F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false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45"/>
      </w:sdtPr>
      <w:sdtContent>
        <w:p w:rsidR="00000000" w:rsidDel="00000000" w:rsidP="00000000" w:rsidRDefault="00000000" w:rsidRPr="00000000" w14:paraId="000004F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47"/>
      </w:sdtPr>
      <w:sdtContent>
        <w:p w:rsidR="00000000" w:rsidDel="00000000" w:rsidP="00000000" w:rsidRDefault="00000000" w:rsidRPr="00000000" w14:paraId="000004F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sqrt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49"/>
      </w:sdtPr>
      <w:sdtContent>
        <w:p w:rsidR="00000000" w:rsidDel="00000000" w:rsidP="00000000" w:rsidRDefault="00000000" w:rsidRPr="00000000" w14:paraId="000004F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51"/>
      </w:sdtPr>
      <w:sdtContent>
        <w:p w:rsidR="00000000" w:rsidDel="00000000" w:rsidP="00000000" w:rsidRDefault="00000000" w:rsidRPr="00000000" w14:paraId="000004F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53"/>
      </w:sdtPr>
      <w:sdtContent>
        <w:p w:rsidR="00000000" w:rsidDel="00000000" w:rsidP="00000000" w:rsidRDefault="00000000" w:rsidRPr="00000000" w14:paraId="000004F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false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55"/>
      </w:sdtPr>
      <w:sdtContent>
        <w:p w:rsidR="00000000" w:rsidDel="00000000" w:rsidP="00000000" w:rsidRDefault="00000000" w:rsidRPr="00000000" w14:paraId="000004F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57"/>
      </w:sdtPr>
      <w:sdtContent>
        <w:p w:rsidR="00000000" w:rsidDel="00000000" w:rsidP="00000000" w:rsidRDefault="00000000" w:rsidRPr="00000000" w14:paraId="000004F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true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59"/>
      </w:sdtPr>
      <w:sdtContent>
        <w:p w:rsidR="00000000" w:rsidDel="00000000" w:rsidP="00000000" w:rsidRDefault="00000000" w:rsidRPr="00000000" w14:paraId="000004F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61"/>
      </w:sdtPr>
      <w:sdtContent>
        <w:p w:rsidR="00000000" w:rsidDel="00000000" w:rsidP="00000000" w:rsidRDefault="00000000" w:rsidRPr="00000000" w14:paraId="000004F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663"/>
      </w:sdtPr>
      <w:sdtContent>
        <w:p w:rsidR="00000000" w:rsidDel="00000000" w:rsidP="00000000" w:rsidRDefault="00000000" w:rsidRPr="00000000" w14:paraId="000004F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6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65"/>
      </w:sdtPr>
      <w:sdtContent>
        <w:p w:rsidR="00000000" w:rsidDel="00000000" w:rsidP="00000000" w:rsidRDefault="00000000" w:rsidRPr="00000000" w14:paraId="000004F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6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67"/>
      </w:sdtPr>
      <w:sdtContent>
        <w:p w:rsidR="00000000" w:rsidDel="00000000" w:rsidP="00000000" w:rsidRDefault="00000000" w:rsidRPr="00000000" w14:paraId="000004F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6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69"/>
      </w:sdtPr>
      <w:sdtContent>
        <w:p w:rsidR="00000000" w:rsidDel="00000000" w:rsidP="00000000" w:rsidRDefault="00000000" w:rsidRPr="00000000" w14:paraId="000004F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count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4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71"/>
      </w:sdtPr>
      <w:sdtContent>
        <w:p w:rsidR="00000000" w:rsidDel="00000000" w:rsidP="00000000" w:rsidRDefault="00000000" w:rsidRPr="00000000" w14:paraId="0000050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73"/>
      </w:sdtPr>
      <w:sdtContent>
        <w:p w:rsidR="00000000" w:rsidDel="00000000" w:rsidP="00000000" w:rsidRDefault="00000000" w:rsidRPr="00000000" w14:paraId="0000050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7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  <w:delText xml:space="preserve">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75"/>
      </w:sdtPr>
      <w:sdtContent>
        <w:p w:rsidR="00000000" w:rsidDel="00000000" w:rsidP="00000000" w:rsidRDefault="00000000" w:rsidRPr="00000000" w14:paraId="0000050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7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77"/>
      </w:sdtPr>
      <w:sdtContent>
        <w:p w:rsidR="00000000" w:rsidDel="00000000" w:rsidP="00000000" w:rsidRDefault="00000000" w:rsidRPr="00000000" w14:paraId="0000050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7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679"/>
      </w:sdtPr>
      <w:sdtContent>
        <w:p w:rsidR="00000000" w:rsidDel="00000000" w:rsidP="00000000" w:rsidRDefault="00000000" w:rsidRPr="00000000" w14:paraId="0000050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7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681"/>
      </w:sdtPr>
      <w:sdtContent>
        <w:p w:rsidR="00000000" w:rsidDel="00000000" w:rsidP="00000000" w:rsidRDefault="00000000" w:rsidRPr="00000000" w14:paraId="0000050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8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683"/>
      </w:sdtPr>
      <w:sdtContent>
        <w:p w:rsidR="00000000" w:rsidDel="00000000" w:rsidP="00000000" w:rsidRDefault="00000000" w:rsidRPr="00000000" w14:paraId="0000050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8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685"/>
      </w:sdtPr>
      <w:sdtContent>
        <w:p w:rsidR="00000000" w:rsidDel="00000000" w:rsidP="00000000" w:rsidRDefault="00000000" w:rsidRPr="00000000" w14:paraId="0000050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8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687"/>
      </w:sdtPr>
      <w:sdtContent>
        <w:p w:rsidR="00000000" w:rsidDel="00000000" w:rsidP="00000000" w:rsidRDefault="00000000" w:rsidRPr="00000000" w14:paraId="0000050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8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89"/>
      </w:sdtPr>
      <w:sdtContent>
        <w:p w:rsidR="00000000" w:rsidDel="00000000" w:rsidP="00000000" w:rsidRDefault="00000000" w:rsidRPr="00000000" w14:paraId="0000050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91"/>
      </w:sdtPr>
      <w:sdtContent>
        <w:p w:rsidR="00000000" w:rsidDel="00000000" w:rsidP="00000000" w:rsidRDefault="00000000" w:rsidRPr="00000000" w14:paraId="0000050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9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93"/>
      </w:sdtPr>
      <w:sdtContent>
        <w:p w:rsidR="00000000" w:rsidDel="00000000" w:rsidP="00000000" w:rsidRDefault="00000000" w:rsidRPr="00000000" w14:paraId="0000050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9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count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 ra 4 so nguyen to lon hon n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95"/>
      </w:sdtPr>
      <w:sdtContent>
        <w:p w:rsidR="00000000" w:rsidDel="00000000" w:rsidP="00000000" w:rsidRDefault="00000000" w:rsidRPr="00000000" w14:paraId="0000050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9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97"/>
      </w:sdtPr>
      <w:sdtContent>
        <w:p w:rsidR="00000000" w:rsidDel="00000000" w:rsidP="00000000" w:rsidRDefault="00000000" w:rsidRPr="00000000" w14:paraId="0000050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9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isPrime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699"/>
      </w:sdtPr>
      <w:sdtContent>
        <w:p w:rsidR="00000000" w:rsidDel="00000000" w:rsidP="00000000" w:rsidRDefault="00000000" w:rsidRPr="00000000" w14:paraId="0000050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69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01"/>
      </w:sdtPr>
      <w:sdtContent>
        <w:p w:rsidR="00000000" w:rsidDel="00000000" w:rsidP="00000000" w:rsidRDefault="00000000" w:rsidRPr="00000000" w14:paraId="0000050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0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03"/>
      </w:sdtPr>
      <w:sdtContent>
        <w:p w:rsidR="00000000" w:rsidDel="00000000" w:rsidP="00000000" w:rsidRDefault="00000000" w:rsidRPr="00000000" w14:paraId="0000051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--;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05"/>
      </w:sdtPr>
      <w:sdtContent>
        <w:p w:rsidR="00000000" w:rsidDel="00000000" w:rsidP="00000000" w:rsidRDefault="00000000" w:rsidRPr="00000000" w14:paraId="0000051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07"/>
      </w:sdtPr>
      <w:sdtContent>
        <w:p w:rsidR="00000000" w:rsidDel="00000000" w:rsidP="00000000" w:rsidRDefault="00000000" w:rsidRPr="00000000" w14:paraId="0000051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0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09"/>
      </w:sdtPr>
      <w:sdtContent>
        <w:p w:rsidR="00000000" w:rsidDel="00000000" w:rsidP="00000000" w:rsidRDefault="00000000" w:rsidRPr="00000000" w14:paraId="0000051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0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11"/>
      </w:sdtPr>
      <w:sdtContent>
        <w:p w:rsidR="00000000" w:rsidDel="00000000" w:rsidP="00000000" w:rsidRDefault="00000000" w:rsidRPr="00000000" w14:paraId="0000051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1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713"/>
      </w:sdtPr>
      <w:sdtContent>
        <w:p w:rsidR="00000000" w:rsidDel="00000000" w:rsidP="00000000" w:rsidRDefault="00000000" w:rsidRPr="00000000" w14:paraId="0000051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1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715"/>
      </w:sdtPr>
      <w:sdtContent>
        <w:p w:rsidR="00000000" w:rsidDel="00000000" w:rsidP="00000000" w:rsidRDefault="00000000" w:rsidRPr="00000000" w14:paraId="0000051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1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717"/>
      </w:sdtPr>
      <w:sdtContent>
        <w:p w:rsidR="00000000" w:rsidDel="00000000" w:rsidP="00000000" w:rsidRDefault="00000000" w:rsidRPr="00000000" w14:paraId="0000051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1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</w:del>
            </w:sdtContent>
          </w:sdt>
        </w:p>
      </w:sdtContent>
    </w:sdt>
    <w:sdt>
      <w:sdtPr>
        <w:tag w:val="goog_rdk_2719"/>
      </w:sdtPr>
      <w:sdtContent>
        <w:p w:rsidR="00000000" w:rsidDel="00000000" w:rsidP="00000000" w:rsidRDefault="00000000" w:rsidRPr="00000000" w14:paraId="0000051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1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21"/>
      </w:sdtPr>
      <w:sdtContent>
        <w:p w:rsidR="00000000" w:rsidDel="00000000" w:rsidP="00000000" w:rsidRDefault="00000000" w:rsidRPr="00000000" w14:paraId="0000051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2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23"/>
      </w:sdtPr>
      <w:sdtContent>
        <w:p w:rsidR="00000000" w:rsidDel="00000000" w:rsidP="00000000" w:rsidRDefault="00000000" w:rsidRPr="00000000" w14:paraId="0000051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2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</w:del>
            </w:sdtContent>
          </w:sdt>
        </w:p>
      </w:sdtContent>
    </w:sdt>
    <w:sdt>
      <w:sdtPr>
        <w:tag w:val="goog_rdk_2725"/>
      </w:sdtPr>
      <w:sdtContent>
        <w:p w:rsidR="00000000" w:rsidDel="00000000" w:rsidP="00000000" w:rsidRDefault="00000000" w:rsidRPr="00000000" w14:paraId="0000051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2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</w:del>
            </w:sdtContent>
          </w:sdt>
        </w:p>
      </w:sdtContent>
    </w:sdt>
    <w:sdt>
      <w:sdtPr>
        <w:tag w:val="goog_rdk_2727"/>
      </w:sdtPr>
      <w:sdtContent>
        <w:p w:rsidR="00000000" w:rsidDel="00000000" w:rsidP="00000000" w:rsidRDefault="00000000" w:rsidRPr="00000000" w14:paraId="0000051C">
          <w:pPr>
            <w:jc w:val="center"/>
            <w:rPr>
              <w:del w:author="Anonymous" w:id="53" w:date="2022-03-12T13:56:31Z"/>
              <w:sz w:val="144"/>
              <w:szCs w:val="144"/>
            </w:rPr>
            <w:pPrChange w:author="Vũ Ngọc Tú" w:id="0" w:date="2022-03-15T14:59:34Z">
              <w:pPr/>
            </w:pPrChange>
          </w:pPr>
          <w:sdt>
            <w:sdtPr>
              <w:tag w:val="goog_rdk_2726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44"/>
                    <w:szCs w:val="144"/>
                  </w:rPr>
                  <w:drawing>
                    <wp:inline distB="0" distT="0" distL="0" distR="0">
                      <wp:extent cx="5943600" cy="3357245"/>
                      <wp:effectExtent b="0" l="0" r="0" t="0"/>
                      <wp:docPr descr="Graphical user interface, text, application&#10;&#10;Description automatically generated" id="60" name="image6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, application&#10;&#10;Description automatically generated" id="0" name="image6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3572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29"/>
      </w:sdtPr>
      <w:sdtContent>
        <w:p w:rsidR="00000000" w:rsidDel="00000000" w:rsidP="00000000" w:rsidRDefault="00000000" w:rsidRPr="00000000" w14:paraId="0000051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2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31"/>
      </w:sdtPr>
      <w:sdtContent>
        <w:p w:rsidR="00000000" w:rsidDel="00000000" w:rsidP="00000000" w:rsidRDefault="00000000" w:rsidRPr="00000000" w14:paraId="0000051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3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33"/>
      </w:sdtPr>
      <w:sdtContent>
        <w:p w:rsidR="00000000" w:rsidDel="00000000" w:rsidP="00000000" w:rsidRDefault="00000000" w:rsidRPr="00000000" w14:paraId="0000051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3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35"/>
      </w:sdtPr>
      <w:sdtContent>
        <w:p w:rsidR="00000000" w:rsidDel="00000000" w:rsidP="00000000" w:rsidRDefault="00000000" w:rsidRPr="00000000" w14:paraId="0000052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3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37"/>
      </w:sdtPr>
      <w:sdtContent>
        <w:p w:rsidR="00000000" w:rsidDel="00000000" w:rsidP="00000000" w:rsidRDefault="00000000" w:rsidRPr="00000000" w14:paraId="0000052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3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sochan_max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[],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39"/>
      </w:sdtPr>
      <w:sdtContent>
        <w:p w:rsidR="00000000" w:rsidDel="00000000" w:rsidP="00000000" w:rsidRDefault="00000000" w:rsidRPr="00000000" w14:paraId="0000052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3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41"/>
      </w:sdtPr>
      <w:sdtContent>
        <w:p w:rsidR="00000000" w:rsidDel="00000000" w:rsidP="00000000" w:rsidRDefault="00000000" w:rsidRPr="00000000" w14:paraId="0000052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43"/>
      </w:sdtPr>
      <w:sdtContent>
        <w:p w:rsidR="00000000" w:rsidDel="00000000" w:rsidP="00000000" w:rsidRDefault="00000000" w:rsidRPr="00000000" w14:paraId="0000052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45"/>
      </w:sdtPr>
      <w:sdtContent>
        <w:p w:rsidR="00000000" w:rsidDel="00000000" w:rsidP="00000000" w:rsidRDefault="00000000" w:rsidRPr="00000000" w14:paraId="0000052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47"/>
      </w:sdtPr>
      <w:sdtContent>
        <w:p w:rsidR="00000000" w:rsidDel="00000000" w:rsidP="00000000" w:rsidRDefault="00000000" w:rsidRPr="00000000" w14:paraId="0000052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49"/>
      </w:sdtPr>
      <w:sdtContent>
        <w:p w:rsidR="00000000" w:rsidDel="00000000" w:rsidP="00000000" w:rsidRDefault="00000000" w:rsidRPr="00000000" w14:paraId="0000052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max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51"/>
      </w:sdtPr>
      <w:sdtContent>
        <w:p w:rsidR="00000000" w:rsidDel="00000000" w:rsidP="00000000" w:rsidRDefault="00000000" w:rsidRPr="00000000" w14:paraId="0000052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53"/>
      </w:sdtPr>
      <w:sdtContent>
        <w:p w:rsidR="00000000" w:rsidDel="00000000" w:rsidP="00000000" w:rsidRDefault="00000000" w:rsidRPr="00000000" w14:paraId="0000052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55"/>
      </w:sdtPr>
      <w:sdtContent>
        <w:p w:rsidR="00000000" w:rsidDel="00000000" w:rsidP="00000000" w:rsidRDefault="00000000" w:rsidRPr="00000000" w14:paraId="0000052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max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57"/>
      </w:sdtPr>
      <w:sdtContent>
        <w:p w:rsidR="00000000" w:rsidDel="00000000" w:rsidP="00000000" w:rsidRDefault="00000000" w:rsidRPr="00000000" w14:paraId="0000052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max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59"/>
      </w:sdtPr>
      <w:sdtContent>
        <w:p w:rsidR="00000000" w:rsidDel="00000000" w:rsidP="00000000" w:rsidRDefault="00000000" w:rsidRPr="00000000" w14:paraId="0000052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61"/>
      </w:sdtPr>
      <w:sdtContent>
        <w:p w:rsidR="00000000" w:rsidDel="00000000" w:rsidP="00000000" w:rsidRDefault="00000000" w:rsidRPr="00000000" w14:paraId="0000052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63"/>
      </w:sdtPr>
      <w:sdtContent>
        <w:p w:rsidR="00000000" w:rsidDel="00000000" w:rsidP="00000000" w:rsidRDefault="00000000" w:rsidRPr="00000000" w14:paraId="0000052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6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765"/>
      </w:sdtPr>
      <w:sdtContent>
        <w:p w:rsidR="00000000" w:rsidDel="00000000" w:rsidP="00000000" w:rsidRDefault="00000000" w:rsidRPr="00000000" w14:paraId="0000052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6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67"/>
      </w:sdtPr>
      <w:sdtContent>
        <w:p w:rsidR="00000000" w:rsidDel="00000000" w:rsidP="00000000" w:rsidRDefault="00000000" w:rsidRPr="00000000" w14:paraId="0000053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6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69"/>
      </w:sdtPr>
      <w:sdtContent>
        <w:p w:rsidR="00000000" w:rsidDel="00000000" w:rsidP="00000000" w:rsidRDefault="00000000" w:rsidRPr="00000000" w14:paraId="0000053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71"/>
      </w:sdtPr>
      <w:sdtContent>
        <w:p w:rsidR="00000000" w:rsidDel="00000000" w:rsidP="00000000" w:rsidRDefault="00000000" w:rsidRPr="00000000" w14:paraId="0000053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73"/>
      </w:sdtPr>
      <w:sdtContent>
        <w:p w:rsidR="00000000" w:rsidDel="00000000" w:rsidP="00000000" w:rsidRDefault="00000000" w:rsidRPr="00000000" w14:paraId="0000053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7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75"/>
      </w:sdtPr>
      <w:sdtContent>
        <w:p w:rsidR="00000000" w:rsidDel="00000000" w:rsidP="00000000" w:rsidRDefault="00000000" w:rsidRPr="00000000" w14:paraId="0000053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7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77"/>
      </w:sdtPr>
      <w:sdtContent>
        <w:p w:rsidR="00000000" w:rsidDel="00000000" w:rsidP="00000000" w:rsidRDefault="00000000" w:rsidRPr="00000000" w14:paraId="0000053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7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79"/>
      </w:sdtPr>
      <w:sdtContent>
        <w:p w:rsidR="00000000" w:rsidDel="00000000" w:rsidP="00000000" w:rsidRDefault="00000000" w:rsidRPr="00000000" w14:paraId="0000053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7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81"/>
      </w:sdtPr>
      <w:sdtContent>
        <w:p w:rsidR="00000000" w:rsidDel="00000000" w:rsidP="00000000" w:rsidRDefault="00000000" w:rsidRPr="00000000" w14:paraId="0000053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8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83"/>
      </w:sdtPr>
      <w:sdtContent>
        <w:p w:rsidR="00000000" w:rsidDel="00000000" w:rsidP="00000000" w:rsidRDefault="00000000" w:rsidRPr="00000000" w14:paraId="0000053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8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785"/>
      </w:sdtPr>
      <w:sdtContent>
        <w:p w:rsidR="00000000" w:rsidDel="00000000" w:rsidP="00000000" w:rsidRDefault="00000000" w:rsidRPr="00000000" w14:paraId="0000053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8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87"/>
      </w:sdtPr>
      <w:sdtContent>
        <w:p w:rsidR="00000000" w:rsidDel="00000000" w:rsidP="00000000" w:rsidRDefault="00000000" w:rsidRPr="00000000" w14:paraId="0000053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8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89"/>
      </w:sdtPr>
      <w:sdtContent>
        <w:p w:rsidR="00000000" w:rsidDel="00000000" w:rsidP="00000000" w:rsidRDefault="00000000" w:rsidRPr="00000000" w14:paraId="0000053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91"/>
      </w:sdtPr>
      <w:sdtContent>
        <w:p w:rsidR="00000000" w:rsidDel="00000000" w:rsidP="00000000" w:rsidRDefault="00000000" w:rsidRPr="00000000" w14:paraId="0000053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9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sochan_max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793"/>
      </w:sdtPr>
      <w:sdtContent>
        <w:p w:rsidR="00000000" w:rsidDel="00000000" w:rsidP="00000000" w:rsidRDefault="00000000" w:rsidRPr="00000000" w14:paraId="0000053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9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</w:del>
            </w:sdtContent>
          </w:sdt>
        </w:p>
      </w:sdtContent>
    </w:sdt>
    <w:sdt>
      <w:sdtPr>
        <w:tag w:val="goog_rdk_2795"/>
      </w:sdtPr>
      <w:sdtContent>
        <w:p w:rsidR="00000000" w:rsidDel="00000000" w:rsidP="00000000" w:rsidRDefault="00000000" w:rsidRPr="00000000" w14:paraId="0000053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9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</w:del>
            </w:sdtContent>
          </w:sdt>
        </w:p>
      </w:sdtContent>
    </w:sdt>
    <w:sdt>
      <w:sdtPr>
        <w:tag w:val="goog_rdk_2797"/>
      </w:sdtPr>
      <w:sdtContent>
        <w:p w:rsidR="00000000" w:rsidDel="00000000" w:rsidP="00000000" w:rsidRDefault="00000000" w:rsidRPr="00000000" w14:paraId="0000053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9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</w:del>
            </w:sdtContent>
          </w:sdt>
        </w:p>
      </w:sdtContent>
    </w:sdt>
    <w:sdt>
      <w:sdtPr>
        <w:tag w:val="goog_rdk_2799"/>
      </w:sdtPr>
      <w:sdtContent>
        <w:p w:rsidR="00000000" w:rsidDel="00000000" w:rsidP="00000000" w:rsidRDefault="00000000" w:rsidRPr="00000000" w14:paraId="0000054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79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01"/>
      </w:sdtPr>
      <w:sdtContent>
        <w:p w:rsidR="00000000" w:rsidDel="00000000" w:rsidP="00000000" w:rsidRDefault="00000000" w:rsidRPr="00000000" w14:paraId="0000054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0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03"/>
      </w:sdtPr>
      <w:sdtContent>
        <w:p w:rsidR="00000000" w:rsidDel="00000000" w:rsidP="00000000" w:rsidRDefault="00000000" w:rsidRPr="00000000" w14:paraId="0000054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05"/>
      </w:sdtPr>
      <w:sdtContent>
        <w:p w:rsidR="00000000" w:rsidDel="00000000" w:rsidP="00000000" w:rsidRDefault="00000000" w:rsidRPr="00000000" w14:paraId="0000054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07"/>
      </w:sdtPr>
      <w:sdtContent>
        <w:p w:rsidR="00000000" w:rsidDel="00000000" w:rsidP="00000000" w:rsidRDefault="00000000" w:rsidRPr="00000000" w14:paraId="0000054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0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09"/>
      </w:sdtPr>
      <w:sdtContent>
        <w:p w:rsidR="00000000" w:rsidDel="00000000" w:rsidP="00000000" w:rsidRDefault="00000000" w:rsidRPr="00000000" w14:paraId="00000545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2808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21"/>
      </w:sdtPr>
      <w:sdtContent>
        <w:p w:rsidR="00000000" w:rsidDel="00000000" w:rsidP="00000000" w:rsidRDefault="00000000" w:rsidRPr="00000000" w14:paraId="00000546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2812"/>
            </w:sdtPr>
            <w:sdtContent>
              <w:ins w:author="Nguyen Quoc Dai (K16_HCM)" w:id="64" w:date="2022-03-09T08:13:19Z">
                <w:sdt>
                  <w:sdtPr>
                    <w:tag w:val="goog_rdk_2813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35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2814"/>
            </w:sdtPr>
            <w:sdtContent>
              <w:del w:author="Anonymous" w:id="53" w:date="2022-03-12T13:56:31Z"/>
            </w:sdtContent>
          </w:sdt>
          <w:sdt>
            <w:sdtPr>
              <w:tag w:val="goog_rdk_2815"/>
            </w:sdtPr>
            <w:sdtContent>
              <w:ins w:author="Anonymous" w:id="65" w:date="2022-03-10T02:27:16Z">
                <w:sdt>
                  <w:sdtPr>
                    <w:tag w:val="goog_rdk_2816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77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2817"/>
            </w:sdtPr>
            <w:sdtContent>
              <w:del w:author="Anonymous" w:id="53" w:date="2022-03-12T13:56:31Z"/>
            </w:sdtContent>
          </w:sdt>
          <w:sdt>
            <w:sdtPr>
              <w:tag w:val="goog_rdk_2818"/>
            </w:sdtPr>
            <w:sdtContent>
              <w:ins w:author="Anonymous" w:id="66" w:date="2022-03-10T02:27:18Z">
                <w:sdt>
                  <w:sdtPr>
                    <w:tag w:val="goog_rdk_2819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sz w:val="18"/>
                          <w:szCs w:val="18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67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2820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8"/>
                    <w:szCs w:val="18"/>
                  </w:rPr>
                  <w:drawing>
                    <wp:inline distB="0" distT="0" distL="0" distR="0">
                      <wp:extent cx="5943600" cy="3982085"/>
                      <wp:effectExtent b="0" l="0" r="0" t="0"/>
                      <wp:docPr descr="Graphical user interface&#10;&#10;Description automatically generated" id="59" name="image12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&#10;&#10;Description automatically generated" id="0" name="image12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9820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32"/>
      </w:sdtPr>
      <w:sdtContent>
        <w:p w:rsidR="00000000" w:rsidDel="00000000" w:rsidP="00000000" w:rsidRDefault="00000000" w:rsidRPr="00000000" w14:paraId="0000054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2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</w:del>
            </w:sdtContent>
          </w:sdt>
          <w:sdt>
            <w:sdtPr>
              <w:tag w:val="goog_rdk_2823"/>
            </w:sdtPr>
            <w:sdtContent>
              <w:ins w:author="Khắc Hùng" w:id="67" w:date="2022-03-09T02:40:00Z">
                <w:sdt>
                  <w:sdtPr>
                    <w:tag w:val="goog_rdk_2824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88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32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2825"/>
            </w:sdtPr>
            <w:sdtContent>
              <w:del w:author="Anonymous" w:id="53" w:date="2022-03-12T13:56:31Z"/>
            </w:sdtContent>
          </w:sdt>
          <w:sdt>
            <w:sdtPr>
              <w:tag w:val="goog_rdk_2826"/>
            </w:sdtPr>
            <w:sdtContent>
              <w:ins w:author="ten Nguyễn" w:id="68" w:date="2022-03-08T08:03:23Z">
                <w:sdt>
                  <w:sdtPr>
                    <w:tag w:val="goog_rdk_2827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88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42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2828"/>
            </w:sdtPr>
            <w:sdtContent>
              <w:del w:author="Anonymous" w:id="53" w:date="2022-03-12T13:56:31Z"/>
            </w:sdtContent>
          </w:sdt>
          <w:sdt>
            <w:sdtPr>
              <w:tag w:val="goog_rdk_2829"/>
            </w:sdtPr>
            <w:sdtContent>
              <w:ins w:author="Anonymous" w:id="69" w:date="2022-03-10T02:27:20Z">
                <w:sdt>
                  <w:sdtPr>
                    <w:tag w:val="goog_rdk_2830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88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76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2831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40"/>
      </w:sdtPr>
      <w:sdtContent>
        <w:p w:rsidR="00000000" w:rsidDel="00000000" w:rsidP="00000000" w:rsidRDefault="00000000" w:rsidRPr="00000000" w14:paraId="0000054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3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</w:del>
            </w:sdtContent>
          </w:sdt>
          <w:sdt>
            <w:sdtPr>
              <w:tag w:val="goog_rdk_2834"/>
            </w:sdtPr>
            <w:sdtContent>
              <w:ins w:author="Anonymous" w:id="70" w:date="2022-03-10T02:27:12Z">
                <w:sdt>
                  <w:sdtPr>
                    <w:tag w:val="goog_rdk_2835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88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53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2836"/>
            </w:sdtPr>
            <w:sdtContent>
              <w:del w:author="Anonymous" w:id="53" w:date="2022-03-12T13:56:31Z"/>
            </w:sdtContent>
          </w:sdt>
          <w:sdt>
            <w:sdtPr>
              <w:tag w:val="goog_rdk_2837"/>
            </w:sdtPr>
            <w:sdtContent>
              <w:ins w:author="Nguyen Duc Phong (K16_HL)" w:id="71" w:date="2022-03-09T08:07:35Z">
                <w:sdt>
                  <w:sdtPr>
                    <w:tag w:val="goog_rdk_2838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0088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</w:rPr>
                        <w:drawing>
                          <wp:inline distB="114300" distT="114300" distL="114300" distR="114300">
                            <wp:extent cx="304800" cy="304800"/>
                            <wp:effectExtent b="0" l="0" r="0" t="0"/>
                            <wp:docPr descr="Thái Hiếu" id="43" name="image3.jpg"/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descr="Thái Hiếu" id="0" name="image3.jpg"/>
                                    <pic:cNvPicPr preferRelativeResize="0"/>
                                  </pic:nvPicPr>
                                  <pic:blipFill>
                                    <a:blip r:embed="rId13"/>
                                    <a:srcRect b="0" l="0" r="0" t="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/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del>
                  </w:sdtContent>
                </w:sdt>
              </w:ins>
            </w:sdtContent>
          </w:sdt>
          <w:sdt>
            <w:sdtPr>
              <w:tag w:val="goog_rdk_2839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42"/>
      </w:sdtPr>
      <w:sdtContent>
        <w:p w:rsidR="00000000" w:rsidDel="00000000" w:rsidP="00000000" w:rsidRDefault="00000000" w:rsidRPr="00000000" w14:paraId="0000054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4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44"/>
      </w:sdtPr>
      <w:sdtContent>
        <w:p w:rsidR="00000000" w:rsidDel="00000000" w:rsidP="00000000" w:rsidRDefault="00000000" w:rsidRPr="00000000" w14:paraId="0000054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4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46"/>
      </w:sdtPr>
      <w:sdtContent>
        <w:p w:rsidR="00000000" w:rsidDel="00000000" w:rsidP="00000000" w:rsidRDefault="00000000" w:rsidRPr="00000000" w14:paraId="0000054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4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848"/>
      </w:sdtPr>
      <w:sdtContent>
        <w:p w:rsidR="00000000" w:rsidDel="00000000" w:rsidP="00000000" w:rsidRDefault="00000000" w:rsidRPr="00000000" w14:paraId="0000054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4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850"/>
      </w:sdtPr>
      <w:sdtContent>
        <w:p w:rsidR="00000000" w:rsidDel="00000000" w:rsidP="00000000" w:rsidRDefault="00000000" w:rsidRPr="00000000" w14:paraId="0000054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4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52"/>
      </w:sdtPr>
      <w:sdtContent>
        <w:p w:rsidR="00000000" w:rsidDel="00000000" w:rsidP="00000000" w:rsidRDefault="00000000" w:rsidRPr="00000000" w14:paraId="0000054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5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54"/>
      </w:sdtPr>
      <w:sdtContent>
        <w:p w:rsidR="00000000" w:rsidDel="00000000" w:rsidP="00000000" w:rsidRDefault="00000000" w:rsidRPr="00000000" w14:paraId="0000054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5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system("cls");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56"/>
      </w:sdtPr>
      <w:sdtContent>
        <w:p w:rsidR="00000000" w:rsidDel="00000000" w:rsidP="00000000" w:rsidRDefault="00000000" w:rsidRPr="00000000" w14:paraId="0000055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5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58"/>
      </w:sdtPr>
      <w:sdtContent>
        <w:p w:rsidR="00000000" w:rsidDel="00000000" w:rsidP="00000000" w:rsidRDefault="00000000" w:rsidRPr="00000000" w14:paraId="0000055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5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60"/>
      </w:sdtPr>
      <w:sdtContent>
        <w:p w:rsidR="00000000" w:rsidDel="00000000" w:rsidP="00000000" w:rsidRDefault="00000000" w:rsidRPr="00000000" w14:paraId="0000055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5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62"/>
      </w:sdtPr>
      <w:sdtContent>
        <w:p w:rsidR="00000000" w:rsidDel="00000000" w:rsidP="00000000" w:rsidRDefault="00000000" w:rsidRPr="00000000" w14:paraId="0000055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6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64"/>
      </w:sdtPr>
      <w:sdtContent>
        <w:p w:rsidR="00000000" w:rsidDel="00000000" w:rsidP="00000000" w:rsidRDefault="00000000" w:rsidRPr="00000000" w14:paraId="0000055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6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66"/>
      </w:sdtPr>
      <w:sdtContent>
        <w:p w:rsidR="00000000" w:rsidDel="00000000" w:rsidP="00000000" w:rsidRDefault="00000000" w:rsidRPr="00000000" w14:paraId="0000055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6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68"/>
      </w:sdtPr>
      <w:sdtContent>
        <w:p w:rsidR="00000000" w:rsidDel="00000000" w:rsidP="00000000" w:rsidRDefault="00000000" w:rsidRPr="00000000" w14:paraId="0000055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6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70"/>
      </w:sdtPr>
      <w:sdtContent>
        <w:p w:rsidR="00000000" w:rsidDel="00000000" w:rsidP="00000000" w:rsidRDefault="00000000" w:rsidRPr="00000000" w14:paraId="0000055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6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872"/>
      </w:sdtPr>
      <w:sdtContent>
        <w:p w:rsidR="00000000" w:rsidDel="00000000" w:rsidP="00000000" w:rsidRDefault="00000000" w:rsidRPr="00000000" w14:paraId="0000055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7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74"/>
      </w:sdtPr>
      <w:sdtContent>
        <w:p w:rsidR="00000000" w:rsidDel="00000000" w:rsidP="00000000" w:rsidRDefault="00000000" w:rsidRPr="00000000" w14:paraId="0000055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7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76"/>
      </w:sdtPr>
      <w:sdtContent>
        <w:p w:rsidR="00000000" w:rsidDel="00000000" w:rsidP="00000000" w:rsidRDefault="00000000" w:rsidRPr="00000000" w14:paraId="0000055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7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78"/>
      </w:sdtPr>
      <w:sdtContent>
        <w:p w:rsidR="00000000" w:rsidDel="00000000" w:rsidP="00000000" w:rsidRDefault="00000000" w:rsidRPr="00000000" w14:paraId="0000055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7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80"/>
      </w:sdtPr>
      <w:sdtContent>
        <w:p w:rsidR="00000000" w:rsidDel="00000000" w:rsidP="00000000" w:rsidRDefault="00000000" w:rsidRPr="00000000" w14:paraId="0000055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7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82"/>
      </w:sdtPr>
      <w:sdtContent>
        <w:p w:rsidR="00000000" w:rsidDel="00000000" w:rsidP="00000000" w:rsidRDefault="00000000" w:rsidRPr="00000000" w14:paraId="0000055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8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4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--)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84"/>
      </w:sdtPr>
      <w:sdtContent>
        <w:p w:rsidR="00000000" w:rsidDel="00000000" w:rsidP="00000000" w:rsidRDefault="00000000" w:rsidRPr="00000000" w14:paraId="0000055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8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86"/>
      </w:sdtPr>
      <w:sdtContent>
        <w:p w:rsidR="00000000" w:rsidDel="00000000" w:rsidP="00000000" w:rsidRDefault="00000000" w:rsidRPr="00000000" w14:paraId="0000055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8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88"/>
      </w:sdtPr>
      <w:sdtContent>
        <w:p w:rsidR="00000000" w:rsidDel="00000000" w:rsidP="00000000" w:rsidRDefault="00000000" w:rsidRPr="00000000" w14:paraId="0000056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8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90"/>
      </w:sdtPr>
      <w:sdtContent>
        <w:p w:rsidR="00000000" w:rsidDel="00000000" w:rsidP="00000000" w:rsidRDefault="00000000" w:rsidRPr="00000000" w14:paraId="0000056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8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tmp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92"/>
      </w:sdtPr>
      <w:sdtContent>
        <w:p w:rsidR="00000000" w:rsidDel="00000000" w:rsidP="00000000" w:rsidRDefault="00000000" w:rsidRPr="00000000" w14:paraId="0000056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9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94"/>
      </w:sdtPr>
      <w:sdtContent>
        <w:p w:rsidR="00000000" w:rsidDel="00000000" w:rsidP="00000000" w:rsidRDefault="00000000" w:rsidRPr="00000000" w14:paraId="0000056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9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96"/>
      </w:sdtPr>
      <w:sdtContent>
        <w:p w:rsidR="00000000" w:rsidDel="00000000" w:rsidP="00000000" w:rsidRDefault="00000000" w:rsidRPr="00000000" w14:paraId="0000056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9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898"/>
      </w:sdtPr>
      <w:sdtContent>
        <w:p w:rsidR="00000000" w:rsidDel="00000000" w:rsidP="00000000" w:rsidRDefault="00000000" w:rsidRPr="00000000" w14:paraId="0000056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9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00"/>
      </w:sdtPr>
      <w:sdtContent>
        <w:p w:rsidR="00000000" w:rsidDel="00000000" w:rsidP="00000000" w:rsidRDefault="00000000" w:rsidRPr="00000000" w14:paraId="0000056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89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02"/>
      </w:sdtPr>
      <w:sdtContent>
        <w:p w:rsidR="00000000" w:rsidDel="00000000" w:rsidP="00000000" w:rsidRDefault="00000000" w:rsidRPr="00000000" w14:paraId="0000056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0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904"/>
      </w:sdtPr>
      <w:sdtContent>
        <w:p w:rsidR="00000000" w:rsidDel="00000000" w:rsidP="00000000" w:rsidRDefault="00000000" w:rsidRPr="00000000" w14:paraId="0000056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0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06"/>
      </w:sdtPr>
      <w:sdtContent>
        <w:p w:rsidR="00000000" w:rsidDel="00000000" w:rsidP="00000000" w:rsidRDefault="00000000" w:rsidRPr="00000000" w14:paraId="0000056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0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08"/>
      </w:sdtPr>
      <w:sdtContent>
        <w:p w:rsidR="00000000" w:rsidDel="00000000" w:rsidP="00000000" w:rsidRDefault="00000000" w:rsidRPr="00000000" w14:paraId="0000056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0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10"/>
      </w:sdtPr>
      <w:sdtContent>
        <w:p w:rsidR="00000000" w:rsidDel="00000000" w:rsidP="00000000" w:rsidRDefault="00000000" w:rsidRPr="00000000" w14:paraId="0000056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0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12"/>
      </w:sdtPr>
      <w:sdtContent>
        <w:p w:rsidR="00000000" w:rsidDel="00000000" w:rsidP="00000000" w:rsidRDefault="00000000" w:rsidRPr="00000000" w14:paraId="0000056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1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14"/>
      </w:sdtPr>
      <w:sdtContent>
        <w:p w:rsidR="00000000" w:rsidDel="00000000" w:rsidP="00000000" w:rsidRDefault="00000000" w:rsidRPr="00000000" w14:paraId="0000056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1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16"/>
      </w:sdtPr>
      <w:sdtContent>
        <w:p w:rsidR="00000000" w:rsidDel="00000000" w:rsidP="00000000" w:rsidRDefault="00000000" w:rsidRPr="00000000" w14:paraId="0000056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1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18"/>
      </w:sdtPr>
      <w:sdtContent>
        <w:p w:rsidR="00000000" w:rsidDel="00000000" w:rsidP="00000000" w:rsidRDefault="00000000" w:rsidRPr="00000000" w14:paraId="0000056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1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20"/>
      </w:sdtPr>
      <w:sdtContent>
        <w:p w:rsidR="00000000" w:rsidDel="00000000" w:rsidP="00000000" w:rsidRDefault="00000000" w:rsidRPr="00000000" w14:paraId="0000057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1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922"/>
      </w:sdtPr>
      <w:sdtContent>
        <w:p w:rsidR="00000000" w:rsidDel="00000000" w:rsidP="00000000" w:rsidRDefault="00000000" w:rsidRPr="00000000" w14:paraId="00000571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2921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8"/>
                    <w:szCs w:val="18"/>
                  </w:rPr>
                  <w:drawing>
                    <wp:inline distB="0" distT="0" distL="0" distR="0">
                      <wp:extent cx="6085607" cy="4410115"/>
                      <wp:effectExtent b="0" l="0" r="0" t="0"/>
                      <wp:docPr descr="Text&#10;&#10;Description automatically generated with medium confidence" id="62" name="image11.png"/>
                      <a:graphic>
                        <a:graphicData uri="http://schemas.openxmlformats.org/drawingml/2006/picture">
                          <pic:pic>
                            <pic:nvPicPr>
                              <pic:cNvPr descr="Text&#10;&#10;Description automatically generated with medium confidence" id="0" name="image11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085607" cy="441011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24"/>
      </w:sdtPr>
      <w:sdtContent>
        <w:p w:rsidR="00000000" w:rsidDel="00000000" w:rsidP="00000000" w:rsidRDefault="00000000" w:rsidRPr="00000000" w14:paraId="0000057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2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26"/>
      </w:sdtPr>
      <w:sdtContent>
        <w:p w:rsidR="00000000" w:rsidDel="00000000" w:rsidP="00000000" w:rsidRDefault="00000000" w:rsidRPr="00000000" w14:paraId="0000057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2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28"/>
      </w:sdtPr>
      <w:sdtContent>
        <w:p w:rsidR="00000000" w:rsidDel="00000000" w:rsidP="00000000" w:rsidRDefault="00000000" w:rsidRPr="00000000" w14:paraId="0000057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2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30"/>
      </w:sdtPr>
      <w:sdtContent>
        <w:p w:rsidR="00000000" w:rsidDel="00000000" w:rsidP="00000000" w:rsidRDefault="00000000" w:rsidRPr="00000000" w14:paraId="0000057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2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32"/>
      </w:sdtPr>
      <w:sdtContent>
        <w:p w:rsidR="00000000" w:rsidDel="00000000" w:rsidP="00000000" w:rsidRDefault="00000000" w:rsidRPr="00000000" w14:paraId="0000057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3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34"/>
      </w:sdtPr>
      <w:sdtContent>
        <w:p w:rsidR="00000000" w:rsidDel="00000000" w:rsidP="00000000" w:rsidRDefault="00000000" w:rsidRPr="00000000" w14:paraId="0000057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3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36"/>
      </w:sdtPr>
      <w:sdtContent>
        <w:p w:rsidR="00000000" w:rsidDel="00000000" w:rsidP="00000000" w:rsidRDefault="00000000" w:rsidRPr="00000000" w14:paraId="0000057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3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41"/>
      </w:sdtPr>
      <w:sdtContent>
        <w:p w:rsidR="00000000" w:rsidDel="00000000" w:rsidP="00000000" w:rsidRDefault="00000000" w:rsidRPr="00000000" w14:paraId="0000057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3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</w:delText>
                </w:r>
              </w:del>
            </w:sdtContent>
          </w:sdt>
          <w:sdt>
            <w:sdtPr>
              <w:tag w:val="goog_rdk_2938"/>
            </w:sdtPr>
            <w:sdtContent>
              <w:ins w:author="Minh Chiến" w:id="72" w:date="2022-03-13T14:25:13Z">
                <w:sdt>
                  <w:sdtPr>
                    <w:tag w:val="goog_rdk_2939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8800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  </w:delText>
                      </w:r>
                    </w:del>
                  </w:sdtContent>
                </w:sdt>
              </w:ins>
            </w:sdtContent>
          </w:sdt>
          <w:sdt>
            <w:sdtPr>
              <w:tag w:val="goog_rdk_29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43"/>
      </w:sdtPr>
      <w:sdtContent>
        <w:p w:rsidR="00000000" w:rsidDel="00000000" w:rsidP="00000000" w:rsidRDefault="00000000" w:rsidRPr="00000000" w14:paraId="0000057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check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45"/>
      </w:sdtPr>
      <w:sdtContent>
        <w:p w:rsidR="00000000" w:rsidDel="00000000" w:rsidP="00000000" w:rsidRDefault="00000000" w:rsidRPr="00000000" w14:paraId="0000057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47"/>
      </w:sdtPr>
      <w:sdtContent>
        <w:p w:rsidR="00000000" w:rsidDel="00000000" w:rsidP="00000000" w:rsidRDefault="00000000" w:rsidRPr="00000000" w14:paraId="0000057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49"/>
      </w:sdtPr>
      <w:sdtContent>
        <w:p w:rsidR="00000000" w:rsidDel="00000000" w:rsidP="00000000" w:rsidRDefault="00000000" w:rsidRPr="00000000" w14:paraId="0000057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51"/>
      </w:sdtPr>
      <w:sdtContent>
        <w:p w:rsidR="00000000" w:rsidDel="00000000" w:rsidP="00000000" w:rsidRDefault="00000000" w:rsidRPr="00000000" w14:paraId="0000057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53"/>
      </w:sdtPr>
      <w:sdtContent>
        <w:p w:rsidR="00000000" w:rsidDel="00000000" w:rsidP="00000000" w:rsidRDefault="00000000" w:rsidRPr="00000000" w14:paraId="0000057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55"/>
      </w:sdtPr>
      <w:sdtContent>
        <w:p w:rsidR="00000000" w:rsidDel="00000000" w:rsidP="00000000" w:rsidRDefault="00000000" w:rsidRPr="00000000" w14:paraId="0000058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957"/>
      </w:sdtPr>
      <w:sdtContent>
        <w:p w:rsidR="00000000" w:rsidDel="00000000" w:rsidP="00000000" w:rsidRDefault="00000000" w:rsidRPr="00000000" w14:paraId="0000058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59"/>
      </w:sdtPr>
      <w:sdtContent>
        <w:p w:rsidR="00000000" w:rsidDel="00000000" w:rsidP="00000000" w:rsidRDefault="00000000" w:rsidRPr="00000000" w14:paraId="0000058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61"/>
      </w:sdtPr>
      <w:sdtContent>
        <w:p w:rsidR="00000000" w:rsidDel="00000000" w:rsidP="00000000" w:rsidRDefault="00000000" w:rsidRPr="00000000" w14:paraId="0000058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63"/>
      </w:sdtPr>
      <w:sdtContent>
        <w:p w:rsidR="00000000" w:rsidDel="00000000" w:rsidP="00000000" w:rsidRDefault="00000000" w:rsidRPr="00000000" w14:paraId="0000058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6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65"/>
      </w:sdtPr>
      <w:sdtContent>
        <w:p w:rsidR="00000000" w:rsidDel="00000000" w:rsidP="00000000" w:rsidRDefault="00000000" w:rsidRPr="00000000" w14:paraId="0000058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6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67"/>
      </w:sdtPr>
      <w:sdtContent>
        <w:p w:rsidR="00000000" w:rsidDel="00000000" w:rsidP="00000000" w:rsidRDefault="00000000" w:rsidRPr="00000000" w14:paraId="0000058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6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69"/>
      </w:sdtPr>
      <w:sdtContent>
        <w:p w:rsidR="00000000" w:rsidDel="00000000" w:rsidP="00000000" w:rsidRDefault="00000000" w:rsidRPr="00000000" w14:paraId="0000058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71"/>
      </w:sdtPr>
      <w:sdtContent>
        <w:p w:rsidR="00000000" w:rsidDel="00000000" w:rsidP="00000000" w:rsidRDefault="00000000" w:rsidRPr="00000000" w14:paraId="0000058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73"/>
      </w:sdtPr>
      <w:sdtContent>
        <w:p w:rsidR="00000000" w:rsidDel="00000000" w:rsidP="00000000" w:rsidRDefault="00000000" w:rsidRPr="00000000" w14:paraId="0000058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7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   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75"/>
      </w:sdtPr>
      <w:sdtContent>
        <w:p w:rsidR="00000000" w:rsidDel="00000000" w:rsidP="00000000" w:rsidRDefault="00000000" w:rsidRPr="00000000" w14:paraId="0000058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7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77"/>
      </w:sdtPr>
      <w:sdtContent>
        <w:p w:rsidR="00000000" w:rsidDel="00000000" w:rsidP="00000000" w:rsidRDefault="00000000" w:rsidRPr="00000000" w14:paraId="0000058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7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2979"/>
      </w:sdtPr>
      <w:sdtContent>
        <w:p w:rsidR="00000000" w:rsidDel="00000000" w:rsidP="00000000" w:rsidRDefault="00000000" w:rsidRPr="00000000" w14:paraId="0000058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7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--;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81"/>
      </w:sdtPr>
      <w:sdtContent>
        <w:p w:rsidR="00000000" w:rsidDel="00000000" w:rsidP="00000000" w:rsidRDefault="00000000" w:rsidRPr="00000000" w14:paraId="0000058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8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--;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83"/>
      </w:sdtPr>
      <w:sdtContent>
        <w:p w:rsidR="00000000" w:rsidDel="00000000" w:rsidP="00000000" w:rsidRDefault="00000000" w:rsidRPr="00000000" w14:paraId="0000058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8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85"/>
      </w:sdtPr>
      <w:sdtContent>
        <w:p w:rsidR="00000000" w:rsidDel="00000000" w:rsidP="00000000" w:rsidRDefault="00000000" w:rsidRPr="00000000" w14:paraId="0000058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8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87"/>
      </w:sdtPr>
      <w:sdtContent>
        <w:p w:rsidR="00000000" w:rsidDel="00000000" w:rsidP="00000000" w:rsidRDefault="00000000" w:rsidRPr="00000000" w14:paraId="0000059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8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89"/>
      </w:sdtPr>
      <w:sdtContent>
        <w:p w:rsidR="00000000" w:rsidDel="00000000" w:rsidP="00000000" w:rsidRDefault="00000000" w:rsidRPr="00000000" w14:paraId="0000059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91"/>
      </w:sdtPr>
      <w:sdtContent>
        <w:p w:rsidR="00000000" w:rsidDel="00000000" w:rsidP="00000000" w:rsidRDefault="00000000" w:rsidRPr="00000000" w14:paraId="0000059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9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93"/>
      </w:sdtPr>
      <w:sdtContent>
        <w:p w:rsidR="00000000" w:rsidDel="00000000" w:rsidP="00000000" w:rsidRDefault="00000000" w:rsidRPr="00000000" w14:paraId="0000059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9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95"/>
      </w:sdtPr>
      <w:sdtContent>
        <w:p w:rsidR="00000000" w:rsidDel="00000000" w:rsidP="00000000" w:rsidRDefault="00000000" w:rsidRPr="00000000" w14:paraId="0000059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9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97"/>
      </w:sdtPr>
      <w:sdtContent>
        <w:p w:rsidR="00000000" w:rsidDel="00000000" w:rsidP="00000000" w:rsidRDefault="00000000" w:rsidRPr="00000000" w14:paraId="0000059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9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2999"/>
      </w:sdtPr>
      <w:sdtContent>
        <w:p w:rsidR="00000000" w:rsidDel="00000000" w:rsidP="00000000" w:rsidRDefault="00000000" w:rsidRPr="00000000" w14:paraId="0000059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299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check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01"/>
      </w:sdtPr>
      <w:sdtContent>
        <w:p w:rsidR="00000000" w:rsidDel="00000000" w:rsidP="00000000" w:rsidRDefault="00000000" w:rsidRPr="00000000" w14:paraId="0000059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0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check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03"/>
      </w:sdtPr>
      <w:sdtContent>
        <w:p w:rsidR="00000000" w:rsidDel="00000000" w:rsidP="00000000" w:rsidRDefault="00000000" w:rsidRPr="00000000" w14:paraId="0000059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else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05"/>
      </w:sdtPr>
      <w:sdtContent>
        <w:p w:rsidR="00000000" w:rsidDel="00000000" w:rsidP="00000000" w:rsidRDefault="00000000" w:rsidRPr="00000000" w14:paraId="0000059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07"/>
      </w:sdtPr>
      <w:sdtContent>
        <w:p w:rsidR="00000000" w:rsidDel="00000000" w:rsidP="00000000" w:rsidRDefault="00000000" w:rsidRPr="00000000" w14:paraId="0000059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0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arr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09"/>
      </w:sdtPr>
      <w:sdtContent>
        <w:p w:rsidR="00000000" w:rsidDel="00000000" w:rsidP="00000000" w:rsidRDefault="00000000" w:rsidRPr="00000000" w14:paraId="0000059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0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11"/>
      </w:sdtPr>
      <w:sdtContent>
        <w:p w:rsidR="00000000" w:rsidDel="00000000" w:rsidP="00000000" w:rsidRDefault="00000000" w:rsidRPr="00000000" w14:paraId="0000059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1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13"/>
      </w:sdtPr>
      <w:sdtContent>
        <w:p w:rsidR="00000000" w:rsidDel="00000000" w:rsidP="00000000" w:rsidRDefault="00000000" w:rsidRPr="00000000" w14:paraId="0000059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1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15"/>
      </w:sdtPr>
      <w:sdtContent>
        <w:p w:rsidR="00000000" w:rsidDel="00000000" w:rsidP="00000000" w:rsidRDefault="00000000" w:rsidRPr="00000000" w14:paraId="0000059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1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17"/>
      </w:sdtPr>
      <w:sdtContent>
        <w:p w:rsidR="00000000" w:rsidDel="00000000" w:rsidP="00000000" w:rsidRDefault="00000000" w:rsidRPr="00000000" w14:paraId="0000059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1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19"/>
      </w:sdtPr>
      <w:sdtContent>
        <w:p w:rsidR="00000000" w:rsidDel="00000000" w:rsidP="00000000" w:rsidRDefault="00000000" w:rsidRPr="00000000" w14:paraId="000005A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1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21"/>
      </w:sdtPr>
      <w:sdtContent>
        <w:p w:rsidR="00000000" w:rsidDel="00000000" w:rsidP="00000000" w:rsidRDefault="00000000" w:rsidRPr="00000000" w14:paraId="000005A1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020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8"/>
                    <w:szCs w:val="18"/>
                  </w:rPr>
                  <w:drawing>
                    <wp:inline distB="0" distT="0" distL="0" distR="0">
                      <wp:extent cx="5943600" cy="2982595"/>
                      <wp:effectExtent b="0" l="0" r="0" t="0"/>
                      <wp:docPr descr="Graphical user interface, text, application&#10;&#10;Description automatically generated" id="61" name="image10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, application&#10;&#10;Description automatically generated" id="0" name="image10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98259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23"/>
      </w:sdtPr>
      <w:sdtContent>
        <w:p w:rsidR="00000000" w:rsidDel="00000000" w:rsidP="00000000" w:rsidRDefault="00000000" w:rsidRPr="00000000" w14:paraId="000005A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2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25"/>
      </w:sdtPr>
      <w:sdtContent>
        <w:p w:rsidR="00000000" w:rsidDel="00000000" w:rsidP="00000000" w:rsidRDefault="00000000" w:rsidRPr="00000000" w14:paraId="000005A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2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27"/>
      </w:sdtPr>
      <w:sdtContent>
        <w:p w:rsidR="00000000" w:rsidDel="00000000" w:rsidP="00000000" w:rsidRDefault="00000000" w:rsidRPr="00000000" w14:paraId="000005A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2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29"/>
      </w:sdtPr>
      <w:sdtContent>
        <w:p w:rsidR="00000000" w:rsidDel="00000000" w:rsidP="00000000" w:rsidRDefault="00000000" w:rsidRPr="00000000" w14:paraId="000005A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2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31"/>
      </w:sdtPr>
      <w:sdtContent>
        <w:p w:rsidR="00000000" w:rsidDel="00000000" w:rsidP="00000000" w:rsidRDefault="00000000" w:rsidRPr="00000000" w14:paraId="000005A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3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33"/>
      </w:sdtPr>
      <w:sdtContent>
        <w:p w:rsidR="00000000" w:rsidDel="00000000" w:rsidP="00000000" w:rsidRDefault="00000000" w:rsidRPr="00000000" w14:paraId="000005A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3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35"/>
      </w:sdtPr>
      <w:sdtContent>
        <w:p w:rsidR="00000000" w:rsidDel="00000000" w:rsidP="00000000" w:rsidRDefault="00000000" w:rsidRPr="00000000" w14:paraId="000005A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3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37"/>
      </w:sdtPr>
      <w:sdtContent>
        <w:p w:rsidR="00000000" w:rsidDel="00000000" w:rsidP="00000000" w:rsidRDefault="00000000" w:rsidRPr="00000000" w14:paraId="000005A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3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39"/>
      </w:sdtPr>
      <w:sdtContent>
        <w:p w:rsidR="00000000" w:rsidDel="00000000" w:rsidP="00000000" w:rsidRDefault="00000000" w:rsidRPr="00000000" w14:paraId="000005A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3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count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41"/>
      </w:sdtPr>
      <w:sdtContent>
        <w:p w:rsidR="00000000" w:rsidDel="00000000" w:rsidP="00000000" w:rsidRDefault="00000000" w:rsidRPr="00000000" w14:paraId="000005A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4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43"/>
      </w:sdtPr>
      <w:sdtContent>
        <w:p w:rsidR="00000000" w:rsidDel="00000000" w:rsidP="00000000" w:rsidRDefault="00000000" w:rsidRPr="00000000" w14:paraId="000005A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4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45"/>
      </w:sdtPr>
      <w:sdtContent>
        <w:p w:rsidR="00000000" w:rsidDel="00000000" w:rsidP="00000000" w:rsidRDefault="00000000" w:rsidRPr="00000000" w14:paraId="000005A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4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47"/>
      </w:sdtPr>
      <w:sdtContent>
        <w:p w:rsidR="00000000" w:rsidDel="00000000" w:rsidP="00000000" w:rsidRDefault="00000000" w:rsidRPr="00000000" w14:paraId="000005A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4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49"/>
      </w:sdtPr>
      <w:sdtContent>
        <w:p w:rsidR="00000000" w:rsidDel="00000000" w:rsidP="00000000" w:rsidRDefault="00000000" w:rsidRPr="00000000" w14:paraId="000005A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4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3051"/>
      </w:sdtPr>
      <w:sdtContent>
        <w:p w:rsidR="00000000" w:rsidDel="00000000" w:rsidP="00000000" w:rsidRDefault="00000000" w:rsidRPr="00000000" w14:paraId="000005B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5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 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'\0'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53"/>
      </w:sdtPr>
      <w:sdtContent>
        <w:p w:rsidR="00000000" w:rsidDel="00000000" w:rsidP="00000000" w:rsidRDefault="00000000" w:rsidRPr="00000000" w14:paraId="000005B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5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55"/>
      </w:sdtPr>
      <w:sdtContent>
        <w:p w:rsidR="00000000" w:rsidDel="00000000" w:rsidP="00000000" w:rsidRDefault="00000000" w:rsidRPr="00000000" w14:paraId="000005B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5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57"/>
      </w:sdtPr>
      <w:sdtContent>
        <w:p w:rsidR="00000000" w:rsidDel="00000000" w:rsidP="00000000" w:rsidRDefault="00000000" w:rsidRPr="00000000" w14:paraId="000005B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5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59"/>
      </w:sdtPr>
      <w:sdtContent>
        <w:p w:rsidR="00000000" w:rsidDel="00000000" w:rsidP="00000000" w:rsidRDefault="00000000" w:rsidRPr="00000000" w14:paraId="000005B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61"/>
      </w:sdtPr>
      <w:sdtContent>
        <w:p w:rsidR="00000000" w:rsidDel="00000000" w:rsidP="00000000" w:rsidRDefault="00000000" w:rsidRPr="00000000" w14:paraId="000005B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63"/>
      </w:sdtPr>
      <w:sdtContent>
        <w:p w:rsidR="00000000" w:rsidDel="00000000" w:rsidP="00000000" w:rsidRDefault="00000000" w:rsidRPr="00000000" w14:paraId="000005B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6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'\0'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65"/>
      </w:sdtPr>
      <w:sdtContent>
        <w:p w:rsidR="00000000" w:rsidDel="00000000" w:rsidP="00000000" w:rsidRDefault="00000000" w:rsidRPr="00000000" w14:paraId="000005B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6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'h'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'g'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67"/>
      </w:sdtPr>
      <w:sdtContent>
        <w:p w:rsidR="00000000" w:rsidDel="00000000" w:rsidP="00000000" w:rsidRDefault="00000000" w:rsidRPr="00000000" w14:paraId="000005B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6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69"/>
      </w:sdtPr>
      <w:sdtContent>
        <w:p w:rsidR="00000000" w:rsidDel="00000000" w:rsidP="00000000" w:rsidRDefault="00000000" w:rsidRPr="00000000" w14:paraId="000005B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71"/>
      </w:sdtPr>
      <w:sdtContent>
        <w:p w:rsidR="00000000" w:rsidDel="00000000" w:rsidP="00000000" w:rsidRDefault="00000000" w:rsidRPr="00000000" w14:paraId="000005B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3073"/>
      </w:sdtPr>
      <w:sdtContent>
        <w:p w:rsidR="00000000" w:rsidDel="00000000" w:rsidP="00000000" w:rsidRDefault="00000000" w:rsidRPr="00000000" w14:paraId="000005B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7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75"/>
      </w:sdtPr>
      <w:sdtContent>
        <w:p w:rsidR="00000000" w:rsidDel="00000000" w:rsidP="00000000" w:rsidRDefault="00000000" w:rsidRPr="00000000" w14:paraId="000005B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7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77"/>
      </w:sdtPr>
      <w:sdtContent>
        <w:p w:rsidR="00000000" w:rsidDel="00000000" w:rsidP="00000000" w:rsidRDefault="00000000" w:rsidRPr="00000000" w14:paraId="000005B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7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79"/>
      </w:sdtPr>
      <w:sdtContent>
        <w:p w:rsidR="00000000" w:rsidDel="00000000" w:rsidP="00000000" w:rsidRDefault="00000000" w:rsidRPr="00000000" w14:paraId="000005B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7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3081"/>
      </w:sdtPr>
      <w:sdtContent>
        <w:p w:rsidR="00000000" w:rsidDel="00000000" w:rsidP="00000000" w:rsidRDefault="00000000" w:rsidRPr="00000000" w14:paraId="000005B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8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83"/>
      </w:sdtPr>
      <w:sdtContent>
        <w:p w:rsidR="00000000" w:rsidDel="00000000" w:rsidP="00000000" w:rsidRDefault="00000000" w:rsidRPr="00000000" w14:paraId="000005C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8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3085"/>
      </w:sdtPr>
      <w:sdtContent>
        <w:p w:rsidR="00000000" w:rsidDel="00000000" w:rsidP="00000000" w:rsidRDefault="00000000" w:rsidRPr="00000000" w14:paraId="000005C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8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87"/>
      </w:sdtPr>
      <w:sdtContent>
        <w:p w:rsidR="00000000" w:rsidDel="00000000" w:rsidP="00000000" w:rsidRDefault="00000000" w:rsidRPr="00000000" w14:paraId="000005C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8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89"/>
      </w:sdtPr>
      <w:sdtContent>
        <w:p w:rsidR="00000000" w:rsidDel="00000000" w:rsidP="00000000" w:rsidRDefault="00000000" w:rsidRPr="00000000" w14:paraId="000005C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91"/>
      </w:sdtPr>
      <w:sdtContent>
        <w:p w:rsidR="00000000" w:rsidDel="00000000" w:rsidP="00000000" w:rsidRDefault="00000000" w:rsidRPr="00000000" w14:paraId="000005C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9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93"/>
      </w:sdtPr>
      <w:sdtContent>
        <w:p w:rsidR="00000000" w:rsidDel="00000000" w:rsidP="00000000" w:rsidRDefault="00000000" w:rsidRPr="00000000" w14:paraId="000005C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9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95"/>
      </w:sdtPr>
      <w:sdtContent>
        <w:p w:rsidR="00000000" w:rsidDel="00000000" w:rsidP="00000000" w:rsidRDefault="00000000" w:rsidRPr="00000000" w14:paraId="000005C6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094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8"/>
                    <w:szCs w:val="18"/>
                  </w:rPr>
                  <w:drawing>
                    <wp:inline distB="0" distT="0" distL="0" distR="0">
                      <wp:extent cx="5943600" cy="4208145"/>
                      <wp:effectExtent b="0" l="0" r="0" t="0"/>
                      <wp:docPr descr="Graphical user interface, text&#10;&#10;Description automatically generated" id="65" name="image14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&#10;&#10;Description automatically generated" id="0" name="image14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420814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97"/>
      </w:sdtPr>
      <w:sdtContent>
        <w:p w:rsidR="00000000" w:rsidDel="00000000" w:rsidP="00000000" w:rsidRDefault="00000000" w:rsidRPr="00000000" w14:paraId="000005C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96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099"/>
      </w:sdtPr>
      <w:sdtContent>
        <w:p w:rsidR="00000000" w:rsidDel="00000000" w:rsidP="00000000" w:rsidRDefault="00000000" w:rsidRPr="00000000" w14:paraId="000005C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09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01"/>
      </w:sdtPr>
      <w:sdtContent>
        <w:p w:rsidR="00000000" w:rsidDel="00000000" w:rsidP="00000000" w:rsidRDefault="00000000" w:rsidRPr="00000000" w14:paraId="000005C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0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03"/>
      </w:sdtPr>
      <w:sdtContent>
        <w:p w:rsidR="00000000" w:rsidDel="00000000" w:rsidP="00000000" w:rsidRDefault="00000000" w:rsidRPr="00000000" w14:paraId="000005C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08"/>
      </w:sdtPr>
      <w:sdtContent>
        <w:p w:rsidR="00000000" w:rsidDel="00000000" w:rsidP="00000000" w:rsidRDefault="00000000" w:rsidRPr="00000000" w14:paraId="000005C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</w:del>
            </w:sdtContent>
          </w:sdt>
          <w:sdt>
            <w:sdtPr>
              <w:tag w:val="goog_rdk_3105"/>
            </w:sdtPr>
            <w:sdtContent>
              <w:ins w:author="Đức Bảo Nguyễn" w:id="73" w:date="2022-03-06T18:15:52Z">
                <w:sdt>
                  <w:sdtPr>
                    <w:tag w:val="goog_rdk_3106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tab/>
                        <w:delText xml:space="preserve">,</w:delText>
                      </w:r>
                    </w:del>
                  </w:sdtContent>
                </w:sdt>
              </w:ins>
            </w:sdtContent>
          </w:sdt>
          <w:sdt>
            <w:sdtPr>
              <w:tag w:val="goog_rdk_3107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10"/>
      </w:sdtPr>
      <w:sdtContent>
        <w:p w:rsidR="00000000" w:rsidDel="00000000" w:rsidP="00000000" w:rsidRDefault="00000000" w:rsidRPr="00000000" w14:paraId="000005C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0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12"/>
      </w:sdtPr>
      <w:sdtContent>
        <w:p w:rsidR="00000000" w:rsidDel="00000000" w:rsidP="00000000" w:rsidRDefault="00000000" w:rsidRPr="00000000" w14:paraId="000005C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1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14"/>
      </w:sdtPr>
      <w:sdtContent>
        <w:p w:rsidR="00000000" w:rsidDel="00000000" w:rsidP="00000000" w:rsidRDefault="00000000" w:rsidRPr="00000000" w14:paraId="000005C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1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16"/>
      </w:sdtPr>
      <w:sdtContent>
        <w:p w:rsidR="00000000" w:rsidDel="00000000" w:rsidP="00000000" w:rsidRDefault="00000000" w:rsidRPr="00000000" w14:paraId="000005C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1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count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18"/>
      </w:sdtPr>
      <w:sdtContent>
        <w:p w:rsidR="00000000" w:rsidDel="00000000" w:rsidP="00000000" w:rsidRDefault="00000000" w:rsidRPr="00000000" w14:paraId="000005D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1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20"/>
      </w:sdtPr>
      <w:sdtContent>
        <w:p w:rsidR="00000000" w:rsidDel="00000000" w:rsidP="00000000" w:rsidRDefault="00000000" w:rsidRPr="00000000" w14:paraId="000005D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1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22"/>
      </w:sdtPr>
      <w:sdtContent>
        <w:p w:rsidR="00000000" w:rsidDel="00000000" w:rsidP="00000000" w:rsidRDefault="00000000" w:rsidRPr="00000000" w14:paraId="000005D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2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24"/>
      </w:sdtPr>
      <w:sdtContent>
        <w:p w:rsidR="00000000" w:rsidDel="00000000" w:rsidP="00000000" w:rsidRDefault="00000000" w:rsidRPr="00000000" w14:paraId="000005D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2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26"/>
      </w:sdtPr>
      <w:sdtContent>
        <w:p w:rsidR="00000000" w:rsidDel="00000000" w:rsidP="00000000" w:rsidRDefault="00000000" w:rsidRPr="00000000" w14:paraId="000005D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2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"%c"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28"/>
      </w:sdtPr>
      <w:sdtContent>
        <w:p w:rsidR="00000000" w:rsidDel="00000000" w:rsidP="00000000" w:rsidRDefault="00000000" w:rsidRPr="00000000" w14:paraId="000005D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2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getchar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30"/>
      </w:sdtPr>
      <w:sdtContent>
        <w:p w:rsidR="00000000" w:rsidDel="00000000" w:rsidP="00000000" w:rsidRDefault="00000000" w:rsidRPr="00000000" w14:paraId="000005D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2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32"/>
      </w:sdtPr>
      <w:sdtContent>
        <w:p w:rsidR="00000000" w:rsidDel="00000000" w:rsidP="00000000" w:rsidRDefault="00000000" w:rsidRPr="00000000" w14:paraId="000005D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3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34"/>
      </w:sdtPr>
      <w:sdtContent>
        <w:p w:rsidR="00000000" w:rsidDel="00000000" w:rsidP="00000000" w:rsidRDefault="00000000" w:rsidRPr="00000000" w14:paraId="000005D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3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36"/>
      </w:sdtPr>
      <w:sdtContent>
        <w:p w:rsidR="00000000" w:rsidDel="00000000" w:rsidP="00000000" w:rsidRDefault="00000000" w:rsidRPr="00000000" w14:paraId="000005D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3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38"/>
      </w:sdtPr>
      <w:sdtContent>
        <w:p w:rsidR="00000000" w:rsidDel="00000000" w:rsidP="00000000" w:rsidRDefault="00000000" w:rsidRPr="00000000" w14:paraId="000005D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3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40"/>
      </w:sdtPr>
      <w:sdtContent>
        <w:p w:rsidR="00000000" w:rsidDel="00000000" w:rsidP="00000000" w:rsidRDefault="00000000" w:rsidRPr="00000000" w14:paraId="000005D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3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42"/>
      </w:sdtPr>
      <w:sdtContent>
        <w:p w:rsidR="00000000" w:rsidDel="00000000" w:rsidP="00000000" w:rsidRDefault="00000000" w:rsidRPr="00000000" w14:paraId="000005D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4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44"/>
      </w:sdtPr>
      <w:sdtContent>
        <w:p w:rsidR="00000000" w:rsidDel="00000000" w:rsidP="00000000" w:rsidRDefault="00000000" w:rsidRPr="00000000" w14:paraId="000005D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4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46"/>
      </w:sdtPr>
      <w:sdtContent>
        <w:p w:rsidR="00000000" w:rsidDel="00000000" w:rsidP="00000000" w:rsidRDefault="00000000" w:rsidRPr="00000000" w14:paraId="000005D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4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48"/>
      </w:sdtPr>
      <w:sdtContent>
        <w:p w:rsidR="00000000" w:rsidDel="00000000" w:rsidP="00000000" w:rsidRDefault="00000000" w:rsidRPr="00000000" w14:paraId="000005D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4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50"/>
      </w:sdtPr>
      <w:sdtContent>
        <w:p w:rsidR="00000000" w:rsidDel="00000000" w:rsidP="00000000" w:rsidRDefault="00000000" w:rsidRPr="00000000" w14:paraId="000005E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4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52"/>
      </w:sdtPr>
      <w:sdtContent>
        <w:p w:rsidR="00000000" w:rsidDel="00000000" w:rsidP="00000000" w:rsidRDefault="00000000" w:rsidRPr="00000000" w14:paraId="000005E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5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54"/>
      </w:sdtPr>
      <w:sdtContent>
        <w:p w:rsidR="00000000" w:rsidDel="00000000" w:rsidP="00000000" w:rsidRDefault="00000000" w:rsidRPr="00000000" w14:paraId="000005E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5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56"/>
      </w:sdtPr>
      <w:sdtContent>
        <w:p w:rsidR="00000000" w:rsidDel="00000000" w:rsidP="00000000" w:rsidRDefault="00000000" w:rsidRPr="00000000" w14:paraId="000005E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5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    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58"/>
      </w:sdtPr>
      <w:sdtContent>
        <w:p w:rsidR="00000000" w:rsidDel="00000000" w:rsidP="00000000" w:rsidRDefault="00000000" w:rsidRPr="00000000" w14:paraId="000005E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5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60"/>
      </w:sdtPr>
      <w:sdtContent>
        <w:p w:rsidR="00000000" w:rsidDel="00000000" w:rsidP="00000000" w:rsidRDefault="00000000" w:rsidRPr="00000000" w14:paraId="000005E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5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        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62"/>
      </w:sdtPr>
      <w:sdtContent>
        <w:p w:rsidR="00000000" w:rsidDel="00000000" w:rsidP="00000000" w:rsidRDefault="00000000" w:rsidRPr="00000000" w14:paraId="000005E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6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   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--;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64"/>
      </w:sdtPr>
      <w:sdtContent>
        <w:p w:rsidR="00000000" w:rsidDel="00000000" w:rsidP="00000000" w:rsidRDefault="00000000" w:rsidRPr="00000000" w14:paraId="000005E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6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   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--;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66"/>
      </w:sdtPr>
      <w:sdtContent>
        <w:p w:rsidR="00000000" w:rsidDel="00000000" w:rsidP="00000000" w:rsidRDefault="00000000" w:rsidRPr="00000000" w14:paraId="000005E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6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68"/>
      </w:sdtPr>
      <w:sdtContent>
        <w:p w:rsidR="00000000" w:rsidDel="00000000" w:rsidP="00000000" w:rsidRDefault="00000000" w:rsidRPr="00000000" w14:paraId="000005E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6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70"/>
      </w:sdtPr>
      <w:sdtContent>
        <w:p w:rsidR="00000000" w:rsidDel="00000000" w:rsidP="00000000" w:rsidRDefault="00000000" w:rsidRPr="00000000" w14:paraId="000005E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6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72"/>
      </w:sdtPr>
      <w:sdtContent>
        <w:p w:rsidR="00000000" w:rsidDel="00000000" w:rsidP="00000000" w:rsidRDefault="00000000" w:rsidRPr="00000000" w14:paraId="000005E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7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74"/>
      </w:sdtPr>
      <w:sdtContent>
        <w:p w:rsidR="00000000" w:rsidDel="00000000" w:rsidP="00000000" w:rsidRDefault="00000000" w:rsidRPr="00000000" w14:paraId="000005E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7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76"/>
      </w:sdtPr>
      <w:sdtContent>
        <w:p w:rsidR="00000000" w:rsidDel="00000000" w:rsidP="00000000" w:rsidRDefault="00000000" w:rsidRPr="00000000" w14:paraId="000005E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7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78"/>
      </w:sdtPr>
      <w:sdtContent>
        <w:p w:rsidR="00000000" w:rsidDel="00000000" w:rsidP="00000000" w:rsidRDefault="00000000" w:rsidRPr="00000000" w14:paraId="000005E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7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80"/>
      </w:sdtPr>
      <w:sdtContent>
        <w:p w:rsidR="00000000" w:rsidDel="00000000" w:rsidP="00000000" w:rsidRDefault="00000000" w:rsidRPr="00000000" w14:paraId="000005E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7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82"/>
      </w:sdtPr>
      <w:sdtContent>
        <w:p w:rsidR="00000000" w:rsidDel="00000000" w:rsidP="00000000" w:rsidRDefault="00000000" w:rsidRPr="00000000" w14:paraId="000005F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8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"%c"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84"/>
      </w:sdtPr>
      <w:sdtContent>
        <w:p w:rsidR="00000000" w:rsidDel="00000000" w:rsidP="00000000" w:rsidRDefault="00000000" w:rsidRPr="00000000" w14:paraId="000005F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8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count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86"/>
      </w:sdtPr>
      <w:sdtContent>
        <w:p w:rsidR="00000000" w:rsidDel="00000000" w:rsidP="00000000" w:rsidRDefault="00000000" w:rsidRPr="00000000" w14:paraId="000005F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8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88"/>
      </w:sdtPr>
      <w:sdtContent>
        <w:p w:rsidR="00000000" w:rsidDel="00000000" w:rsidP="00000000" w:rsidRDefault="00000000" w:rsidRPr="00000000" w14:paraId="000005F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8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90"/>
      </w:sdtPr>
      <w:sdtContent>
        <w:p w:rsidR="00000000" w:rsidDel="00000000" w:rsidP="00000000" w:rsidRDefault="00000000" w:rsidRPr="00000000" w14:paraId="000005F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8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count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92"/>
      </w:sdtPr>
      <w:sdtContent>
        <w:p w:rsidR="00000000" w:rsidDel="00000000" w:rsidP="00000000" w:rsidRDefault="00000000" w:rsidRPr="00000000" w14:paraId="000005F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9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break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94"/>
      </w:sdtPr>
      <w:sdtContent>
        <w:p w:rsidR="00000000" w:rsidDel="00000000" w:rsidP="00000000" w:rsidRDefault="00000000" w:rsidRPr="00000000" w14:paraId="000005F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9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96"/>
      </w:sdtPr>
      <w:sdtContent>
        <w:p w:rsidR="00000000" w:rsidDel="00000000" w:rsidP="00000000" w:rsidRDefault="00000000" w:rsidRPr="00000000" w14:paraId="000005F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9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198"/>
      </w:sdtPr>
      <w:sdtContent>
        <w:p w:rsidR="00000000" w:rsidDel="00000000" w:rsidP="00000000" w:rsidRDefault="00000000" w:rsidRPr="00000000" w14:paraId="000005F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9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00"/>
      </w:sdtPr>
      <w:sdtContent>
        <w:p w:rsidR="00000000" w:rsidDel="00000000" w:rsidP="00000000" w:rsidRDefault="00000000" w:rsidRPr="00000000" w14:paraId="000005F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19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02"/>
      </w:sdtPr>
      <w:sdtContent>
        <w:p w:rsidR="00000000" w:rsidDel="00000000" w:rsidP="00000000" w:rsidRDefault="00000000" w:rsidRPr="00000000" w14:paraId="000005F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0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04"/>
      </w:sdtPr>
      <w:sdtContent>
        <w:p w:rsidR="00000000" w:rsidDel="00000000" w:rsidP="00000000" w:rsidRDefault="00000000" w:rsidRPr="00000000" w14:paraId="000005F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0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06"/>
      </w:sdtPr>
      <w:sdtContent>
        <w:p w:rsidR="00000000" w:rsidDel="00000000" w:rsidP="00000000" w:rsidRDefault="00000000" w:rsidRPr="00000000" w14:paraId="000005F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0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08"/>
      </w:sdtPr>
      <w:sdtContent>
        <w:p w:rsidR="00000000" w:rsidDel="00000000" w:rsidP="00000000" w:rsidRDefault="00000000" w:rsidRPr="00000000" w14:paraId="000005FD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207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8"/>
                    <w:szCs w:val="18"/>
                  </w:rPr>
                  <w:drawing>
                    <wp:inline distB="0" distT="0" distL="0" distR="0">
                      <wp:extent cx="5297832" cy="3659240"/>
                      <wp:effectExtent b="0" l="0" r="0" t="0"/>
                      <wp:docPr descr="Graphical user interface, text&#10;&#10;Description automatically generated" id="64" name="image4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&#10;&#10;Description automatically generated" id="0" name="image4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97832" cy="36592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10"/>
      </w:sdtPr>
      <w:sdtContent>
        <w:p w:rsidR="00000000" w:rsidDel="00000000" w:rsidP="00000000" w:rsidRDefault="00000000" w:rsidRPr="00000000" w14:paraId="000005F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0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12"/>
      </w:sdtPr>
      <w:sdtContent>
        <w:p w:rsidR="00000000" w:rsidDel="00000000" w:rsidP="00000000" w:rsidRDefault="00000000" w:rsidRPr="00000000" w14:paraId="000005F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1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14"/>
      </w:sdtPr>
      <w:sdtContent>
        <w:p w:rsidR="00000000" w:rsidDel="00000000" w:rsidP="00000000" w:rsidRDefault="00000000" w:rsidRPr="00000000" w14:paraId="0000060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1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16"/>
      </w:sdtPr>
      <w:sdtContent>
        <w:p w:rsidR="00000000" w:rsidDel="00000000" w:rsidP="00000000" w:rsidRDefault="00000000" w:rsidRPr="00000000" w14:paraId="0000060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1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18"/>
      </w:sdtPr>
      <w:sdtContent>
        <w:p w:rsidR="00000000" w:rsidDel="00000000" w:rsidP="00000000" w:rsidRDefault="00000000" w:rsidRPr="00000000" w14:paraId="0000060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1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20"/>
      </w:sdtPr>
      <w:sdtContent>
        <w:p w:rsidR="00000000" w:rsidDel="00000000" w:rsidP="00000000" w:rsidRDefault="00000000" w:rsidRPr="00000000" w14:paraId="0000060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1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22"/>
      </w:sdtPr>
      <w:sdtContent>
        <w:p w:rsidR="00000000" w:rsidDel="00000000" w:rsidP="00000000" w:rsidRDefault="00000000" w:rsidRPr="00000000" w14:paraId="0000060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2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24"/>
      </w:sdtPr>
      <w:sdtContent>
        <w:p w:rsidR="00000000" w:rsidDel="00000000" w:rsidP="00000000" w:rsidRDefault="00000000" w:rsidRPr="00000000" w14:paraId="0000060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2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26"/>
      </w:sdtPr>
      <w:sdtContent>
        <w:p w:rsidR="00000000" w:rsidDel="00000000" w:rsidP="00000000" w:rsidRDefault="00000000" w:rsidRPr="00000000" w14:paraId="0000060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2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flag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28"/>
      </w:sdtPr>
      <w:sdtContent>
        <w:p w:rsidR="00000000" w:rsidDel="00000000" w:rsidP="00000000" w:rsidRDefault="00000000" w:rsidRPr="00000000" w14:paraId="0000060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2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30"/>
      </w:sdtPr>
      <w:sdtContent>
        <w:p w:rsidR="00000000" w:rsidDel="00000000" w:rsidP="00000000" w:rsidRDefault="00000000" w:rsidRPr="00000000" w14:paraId="0000060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2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tmp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32"/>
      </w:sdtPr>
      <w:sdtContent>
        <w:p w:rsidR="00000000" w:rsidDel="00000000" w:rsidP="00000000" w:rsidRDefault="00000000" w:rsidRPr="00000000" w14:paraId="0000060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3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34"/>
      </w:sdtPr>
      <w:sdtContent>
        <w:p w:rsidR="00000000" w:rsidDel="00000000" w:rsidP="00000000" w:rsidRDefault="00000000" w:rsidRPr="00000000" w14:paraId="0000060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3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36"/>
      </w:sdtPr>
      <w:sdtContent>
        <w:p w:rsidR="00000000" w:rsidDel="00000000" w:rsidP="00000000" w:rsidRDefault="00000000" w:rsidRPr="00000000" w14:paraId="0000060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3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a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38"/>
      </w:sdtPr>
      <w:sdtContent>
        <w:p w:rsidR="00000000" w:rsidDel="00000000" w:rsidP="00000000" w:rsidRDefault="00000000" w:rsidRPr="00000000" w14:paraId="0000060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3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flag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40"/>
      </w:sdtPr>
      <w:sdtContent>
        <w:p w:rsidR="00000000" w:rsidDel="00000000" w:rsidP="00000000" w:rsidRDefault="00000000" w:rsidRPr="00000000" w14:paraId="0000060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3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42"/>
      </w:sdtPr>
      <w:sdtContent>
        <w:p w:rsidR="00000000" w:rsidDel="00000000" w:rsidP="00000000" w:rsidRDefault="00000000" w:rsidRPr="00000000" w14:paraId="0000060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4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44"/>
      </w:sdtPr>
      <w:sdtContent>
        <w:p w:rsidR="00000000" w:rsidDel="00000000" w:rsidP="00000000" w:rsidRDefault="00000000" w:rsidRPr="00000000" w14:paraId="0000060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4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46"/>
      </w:sdtPr>
      <w:sdtContent>
        <w:p w:rsidR="00000000" w:rsidDel="00000000" w:rsidP="00000000" w:rsidRDefault="00000000" w:rsidRPr="00000000" w14:paraId="0000061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4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48"/>
      </w:sdtPr>
      <w:sdtContent>
        <w:p w:rsidR="00000000" w:rsidDel="00000000" w:rsidP="00000000" w:rsidRDefault="00000000" w:rsidRPr="00000000" w14:paraId="0000061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4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50"/>
      </w:sdtPr>
      <w:sdtContent>
        <w:p w:rsidR="00000000" w:rsidDel="00000000" w:rsidP="00000000" w:rsidRDefault="00000000" w:rsidRPr="00000000" w14:paraId="0000061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4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52"/>
      </w:sdtPr>
      <w:sdtContent>
        <w:p w:rsidR="00000000" w:rsidDel="00000000" w:rsidP="00000000" w:rsidRDefault="00000000" w:rsidRPr="00000000" w14:paraId="0000061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5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flag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54"/>
      </w:sdtPr>
      <w:sdtContent>
        <w:p w:rsidR="00000000" w:rsidDel="00000000" w:rsidP="00000000" w:rsidRDefault="00000000" w:rsidRPr="00000000" w14:paraId="0000061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5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56"/>
      </w:sdtPr>
      <w:sdtContent>
        <w:p w:rsidR="00000000" w:rsidDel="00000000" w:rsidP="00000000" w:rsidRDefault="00000000" w:rsidRPr="00000000" w14:paraId="0000061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5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else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58"/>
      </w:sdtPr>
      <w:sdtContent>
        <w:p w:rsidR="00000000" w:rsidDel="00000000" w:rsidP="00000000" w:rsidRDefault="00000000" w:rsidRPr="00000000" w14:paraId="0000061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5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60"/>
      </w:sdtPr>
      <w:sdtContent>
        <w:p w:rsidR="00000000" w:rsidDel="00000000" w:rsidP="00000000" w:rsidRDefault="00000000" w:rsidRPr="00000000" w14:paraId="0000061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5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 is not a power of 2"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62"/>
      </w:sdtPr>
      <w:sdtContent>
        <w:p w:rsidR="00000000" w:rsidDel="00000000" w:rsidP="00000000" w:rsidRDefault="00000000" w:rsidRPr="00000000" w14:paraId="0000061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6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64"/>
      </w:sdtPr>
      <w:sdtContent>
        <w:p w:rsidR="00000000" w:rsidDel="00000000" w:rsidP="00000000" w:rsidRDefault="00000000" w:rsidRPr="00000000" w14:paraId="0000061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6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66"/>
      </w:sdtPr>
      <w:sdtContent>
        <w:p w:rsidR="00000000" w:rsidDel="00000000" w:rsidP="00000000" w:rsidRDefault="00000000" w:rsidRPr="00000000" w14:paraId="0000061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6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68"/>
      </w:sdtPr>
      <w:sdtContent>
        <w:p w:rsidR="00000000" w:rsidDel="00000000" w:rsidP="00000000" w:rsidRDefault="00000000" w:rsidRPr="00000000" w14:paraId="0000061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6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70"/>
      </w:sdtPr>
      <w:sdtContent>
        <w:p w:rsidR="00000000" w:rsidDel="00000000" w:rsidP="00000000" w:rsidRDefault="00000000" w:rsidRPr="00000000" w14:paraId="0000061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6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72"/>
      </w:sdtPr>
      <w:sdtContent>
        <w:p w:rsidR="00000000" w:rsidDel="00000000" w:rsidP="00000000" w:rsidRDefault="00000000" w:rsidRPr="00000000" w14:paraId="0000061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7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74"/>
      </w:sdtPr>
      <w:sdtContent>
        <w:p w:rsidR="00000000" w:rsidDel="00000000" w:rsidP="00000000" w:rsidRDefault="00000000" w:rsidRPr="00000000" w14:paraId="0000061E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273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76"/>
      </w:sdtPr>
      <w:sdtContent>
        <w:p w:rsidR="00000000" w:rsidDel="00000000" w:rsidP="00000000" w:rsidRDefault="00000000" w:rsidRPr="00000000" w14:paraId="0000061F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275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8"/>
                    <w:szCs w:val="18"/>
                  </w:rPr>
                  <w:drawing>
                    <wp:inline distB="0" distT="0" distL="0" distR="0">
                      <wp:extent cx="5943600" cy="2949575"/>
                      <wp:effectExtent b="0" l="0" r="0" t="0"/>
                      <wp:docPr descr="Graphical user interface, text&#10;&#10;Description automatically generated" id="69" name="image7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&#10;&#10;Description automatically generated" id="0" name="image7.png"/>
                              <pic:cNvPicPr preferRelativeResize="0"/>
                            </pic:nvPicPr>
                            <pic:blipFill>
                              <a:blip r:embed="rId1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294957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78"/>
      </w:sdtPr>
      <w:sdtContent>
        <w:p w:rsidR="00000000" w:rsidDel="00000000" w:rsidP="00000000" w:rsidRDefault="00000000" w:rsidRPr="00000000" w14:paraId="00000620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277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80"/>
      </w:sdtPr>
      <w:sdtContent>
        <w:p w:rsidR="00000000" w:rsidDel="00000000" w:rsidP="00000000" w:rsidRDefault="00000000" w:rsidRPr="00000000" w14:paraId="0000062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7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82"/>
      </w:sdtPr>
      <w:sdtContent>
        <w:p w:rsidR="00000000" w:rsidDel="00000000" w:rsidP="00000000" w:rsidRDefault="00000000" w:rsidRPr="00000000" w14:paraId="0000062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8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84"/>
      </w:sdtPr>
      <w:sdtContent>
        <w:p w:rsidR="00000000" w:rsidDel="00000000" w:rsidP="00000000" w:rsidRDefault="00000000" w:rsidRPr="00000000" w14:paraId="0000062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8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86"/>
      </w:sdtPr>
      <w:sdtContent>
        <w:p w:rsidR="00000000" w:rsidDel="00000000" w:rsidP="00000000" w:rsidRDefault="00000000" w:rsidRPr="00000000" w14:paraId="0000062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8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88"/>
      </w:sdtPr>
      <w:sdtContent>
        <w:p w:rsidR="00000000" w:rsidDel="00000000" w:rsidP="00000000" w:rsidRDefault="00000000" w:rsidRPr="00000000" w14:paraId="0000062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8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90"/>
      </w:sdtPr>
      <w:sdtContent>
        <w:p w:rsidR="00000000" w:rsidDel="00000000" w:rsidP="00000000" w:rsidRDefault="00000000" w:rsidRPr="00000000" w14:paraId="0000062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8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92"/>
      </w:sdtPr>
      <w:sdtContent>
        <w:p w:rsidR="00000000" w:rsidDel="00000000" w:rsidP="00000000" w:rsidRDefault="00000000" w:rsidRPr="00000000" w14:paraId="0000062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9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94"/>
      </w:sdtPr>
      <w:sdtContent>
        <w:p w:rsidR="00000000" w:rsidDel="00000000" w:rsidP="00000000" w:rsidRDefault="00000000" w:rsidRPr="00000000" w14:paraId="0000062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9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96"/>
      </w:sdtPr>
      <w:sdtContent>
        <w:p w:rsidR="00000000" w:rsidDel="00000000" w:rsidP="00000000" w:rsidRDefault="00000000" w:rsidRPr="00000000" w14:paraId="0000062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9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298"/>
      </w:sdtPr>
      <w:sdtContent>
        <w:p w:rsidR="00000000" w:rsidDel="00000000" w:rsidP="00000000" w:rsidRDefault="00000000" w:rsidRPr="00000000" w14:paraId="0000062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9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count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tmp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00"/>
      </w:sdtPr>
      <w:sdtContent>
        <w:p w:rsidR="00000000" w:rsidDel="00000000" w:rsidP="00000000" w:rsidRDefault="00000000" w:rsidRPr="00000000" w14:paraId="0000062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29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02"/>
      </w:sdtPr>
      <w:sdtContent>
        <w:p w:rsidR="00000000" w:rsidDel="00000000" w:rsidP="00000000" w:rsidRDefault="00000000" w:rsidRPr="00000000" w14:paraId="0000062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0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04"/>
      </w:sdtPr>
      <w:sdtContent>
        <w:p w:rsidR="00000000" w:rsidDel="00000000" w:rsidP="00000000" w:rsidRDefault="00000000" w:rsidRPr="00000000" w14:paraId="0000062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0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06"/>
      </w:sdtPr>
      <w:sdtContent>
        <w:p w:rsidR="00000000" w:rsidDel="00000000" w:rsidP="00000000" w:rsidRDefault="00000000" w:rsidRPr="00000000" w14:paraId="0000062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0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08"/>
      </w:sdtPr>
      <w:sdtContent>
        <w:p w:rsidR="00000000" w:rsidDel="00000000" w:rsidP="00000000" w:rsidRDefault="00000000" w:rsidRPr="00000000" w14:paraId="0000062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0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3310"/>
      </w:sdtPr>
      <w:sdtContent>
        <w:p w:rsidR="00000000" w:rsidDel="00000000" w:rsidP="00000000" w:rsidRDefault="00000000" w:rsidRPr="00000000" w14:paraId="0000063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0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12"/>
      </w:sdtPr>
      <w:sdtContent>
        <w:p w:rsidR="00000000" w:rsidDel="00000000" w:rsidP="00000000" w:rsidRDefault="00000000" w:rsidRPr="00000000" w14:paraId="0000063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1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14"/>
      </w:sdtPr>
      <w:sdtContent>
        <w:p w:rsidR="00000000" w:rsidDel="00000000" w:rsidP="00000000" w:rsidRDefault="00000000" w:rsidRPr="00000000" w14:paraId="0000063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1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 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tmp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3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16"/>
      </w:sdtPr>
      <w:sdtContent>
        <w:p w:rsidR="00000000" w:rsidDel="00000000" w:rsidP="00000000" w:rsidRDefault="00000000" w:rsidRPr="00000000" w14:paraId="0000063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1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18"/>
      </w:sdtPr>
      <w:sdtContent>
        <w:p w:rsidR="00000000" w:rsidDel="00000000" w:rsidP="00000000" w:rsidRDefault="00000000" w:rsidRPr="00000000" w14:paraId="0000063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1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 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20"/>
      </w:sdtPr>
      <w:sdtContent>
        <w:p w:rsidR="00000000" w:rsidDel="00000000" w:rsidP="00000000" w:rsidRDefault="00000000" w:rsidRPr="00000000" w14:paraId="0000063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1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22"/>
      </w:sdtPr>
      <w:sdtContent>
        <w:p w:rsidR="00000000" w:rsidDel="00000000" w:rsidP="00000000" w:rsidRDefault="00000000" w:rsidRPr="00000000" w14:paraId="0000063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2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24"/>
      </w:sdtPr>
      <w:sdtContent>
        <w:p w:rsidR="00000000" w:rsidDel="00000000" w:rsidP="00000000" w:rsidRDefault="00000000" w:rsidRPr="00000000" w14:paraId="0000063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2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26"/>
      </w:sdtPr>
      <w:sdtContent>
        <w:p w:rsidR="00000000" w:rsidDel="00000000" w:rsidP="00000000" w:rsidRDefault="00000000" w:rsidRPr="00000000" w14:paraId="0000063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2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28"/>
      </w:sdtPr>
      <w:sdtContent>
        <w:p w:rsidR="00000000" w:rsidDel="00000000" w:rsidP="00000000" w:rsidRDefault="00000000" w:rsidRPr="00000000" w14:paraId="0000063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2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30"/>
      </w:sdtPr>
      <w:sdtContent>
        <w:p w:rsidR="00000000" w:rsidDel="00000000" w:rsidP="00000000" w:rsidRDefault="00000000" w:rsidRPr="00000000" w14:paraId="0000063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2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tmp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32"/>
      </w:sdtPr>
      <w:sdtContent>
        <w:p w:rsidR="00000000" w:rsidDel="00000000" w:rsidP="00000000" w:rsidRDefault="00000000" w:rsidRPr="00000000" w14:paraId="0000063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3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34"/>
      </w:sdtPr>
      <w:sdtContent>
        <w:p w:rsidR="00000000" w:rsidDel="00000000" w:rsidP="00000000" w:rsidRDefault="00000000" w:rsidRPr="00000000" w14:paraId="0000063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3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36"/>
      </w:sdtPr>
      <w:sdtContent>
        <w:p w:rsidR="00000000" w:rsidDel="00000000" w:rsidP="00000000" w:rsidRDefault="00000000" w:rsidRPr="00000000" w14:paraId="0000063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3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count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38"/>
      </w:sdtPr>
      <w:sdtContent>
        <w:p w:rsidR="00000000" w:rsidDel="00000000" w:rsidP="00000000" w:rsidRDefault="00000000" w:rsidRPr="00000000" w14:paraId="0000063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3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40"/>
      </w:sdtPr>
      <w:sdtContent>
        <w:p w:rsidR="00000000" w:rsidDel="00000000" w:rsidP="00000000" w:rsidRDefault="00000000" w:rsidRPr="00000000" w14:paraId="0000063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3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42"/>
      </w:sdtPr>
      <w:sdtContent>
        <w:p w:rsidR="00000000" w:rsidDel="00000000" w:rsidP="00000000" w:rsidRDefault="00000000" w:rsidRPr="00000000" w14:paraId="0000064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4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44"/>
      </w:sdtPr>
      <w:sdtContent>
        <w:p w:rsidR="00000000" w:rsidDel="00000000" w:rsidP="00000000" w:rsidRDefault="00000000" w:rsidRPr="00000000" w14:paraId="0000064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4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46"/>
      </w:sdtPr>
      <w:sdtContent>
        <w:p w:rsidR="00000000" w:rsidDel="00000000" w:rsidP="00000000" w:rsidRDefault="00000000" w:rsidRPr="00000000" w14:paraId="0000064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4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48"/>
      </w:sdtPr>
      <w:sdtContent>
        <w:p w:rsidR="00000000" w:rsidDel="00000000" w:rsidP="00000000" w:rsidRDefault="00000000" w:rsidRPr="00000000" w14:paraId="00000643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347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50"/>
      </w:sdtPr>
      <w:sdtContent>
        <w:p w:rsidR="00000000" w:rsidDel="00000000" w:rsidP="00000000" w:rsidRDefault="00000000" w:rsidRPr="00000000" w14:paraId="00000644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349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8"/>
                    <w:szCs w:val="18"/>
                  </w:rPr>
                  <w:drawing>
                    <wp:inline distB="0" distT="0" distL="0" distR="0">
                      <wp:extent cx="5943600" cy="3931285"/>
                      <wp:effectExtent b="0" l="0" r="0" t="0"/>
                      <wp:docPr descr="Graphical user interface, text&#10;&#10;Description automatically generated" id="66" name="image5.png"/>
                      <a:graphic>
                        <a:graphicData uri="http://schemas.openxmlformats.org/drawingml/2006/picture">
                          <pic:pic>
                            <pic:nvPicPr>
                              <pic:cNvPr descr="Graphical user interface, text&#10;&#10;Description automatically generated" id="0" name="image5.png"/>
                              <pic:cNvPicPr preferRelativeResize="0"/>
                            </pic:nvPicPr>
                            <pic:blipFill>
                              <a:blip r:embed="rId2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43600" cy="393128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52"/>
      </w:sdtPr>
      <w:sdtContent>
        <w:p w:rsidR="00000000" w:rsidDel="00000000" w:rsidP="00000000" w:rsidRDefault="00000000" w:rsidRPr="00000000" w14:paraId="0000064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5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54"/>
      </w:sdtPr>
      <w:sdtContent>
        <w:p w:rsidR="00000000" w:rsidDel="00000000" w:rsidP="00000000" w:rsidRDefault="00000000" w:rsidRPr="00000000" w14:paraId="0000064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5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&lt;stdlib.h&gt;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56"/>
      </w:sdtPr>
      <w:sdtContent>
        <w:p w:rsidR="00000000" w:rsidDel="00000000" w:rsidP="00000000" w:rsidRDefault="00000000" w:rsidRPr="00000000" w14:paraId="0000064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5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58"/>
      </w:sdtPr>
      <w:sdtContent>
        <w:p w:rsidR="00000000" w:rsidDel="00000000" w:rsidP="00000000" w:rsidRDefault="00000000" w:rsidRPr="00000000" w14:paraId="0000064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5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&lt;math.h&gt;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60"/>
      </w:sdtPr>
      <w:sdtContent>
        <w:p w:rsidR="00000000" w:rsidDel="00000000" w:rsidP="00000000" w:rsidRDefault="00000000" w:rsidRPr="00000000" w14:paraId="0000064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5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&lt;ctype.h&gt;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62"/>
      </w:sdtPr>
      <w:sdtContent>
        <w:p w:rsidR="00000000" w:rsidDel="00000000" w:rsidP="00000000" w:rsidRDefault="00000000" w:rsidRPr="00000000" w14:paraId="0000064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6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checkprime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64"/>
      </w:sdtPr>
      <w:sdtContent>
        <w:p w:rsidR="00000000" w:rsidDel="00000000" w:rsidP="00000000" w:rsidRDefault="00000000" w:rsidRPr="00000000" w14:paraId="0000064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6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66"/>
      </w:sdtPr>
      <w:sdtContent>
        <w:p w:rsidR="00000000" w:rsidDel="00000000" w:rsidP="00000000" w:rsidRDefault="00000000" w:rsidRPr="00000000" w14:paraId="0000064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6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68"/>
      </w:sdtPr>
      <w:sdtContent>
        <w:p w:rsidR="00000000" w:rsidDel="00000000" w:rsidP="00000000" w:rsidRDefault="00000000" w:rsidRPr="00000000" w14:paraId="0000064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6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70"/>
      </w:sdtPr>
      <w:sdtContent>
        <w:p w:rsidR="00000000" w:rsidDel="00000000" w:rsidP="00000000" w:rsidRDefault="00000000" w:rsidRPr="00000000" w14:paraId="0000064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6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72"/>
      </w:sdtPr>
      <w:sdtContent>
        <w:p w:rsidR="00000000" w:rsidDel="00000000" w:rsidP="00000000" w:rsidRDefault="00000000" w:rsidRPr="00000000" w14:paraId="0000064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7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sqrt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74"/>
      </w:sdtPr>
      <w:sdtContent>
        <w:p w:rsidR="00000000" w:rsidDel="00000000" w:rsidP="00000000" w:rsidRDefault="00000000" w:rsidRPr="00000000" w14:paraId="0000065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7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76"/>
      </w:sdtPr>
      <w:sdtContent>
        <w:p w:rsidR="00000000" w:rsidDel="00000000" w:rsidP="00000000" w:rsidRDefault="00000000" w:rsidRPr="00000000" w14:paraId="0000065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7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78"/>
      </w:sdtPr>
      <w:sdtContent>
        <w:p w:rsidR="00000000" w:rsidDel="00000000" w:rsidP="00000000" w:rsidRDefault="00000000" w:rsidRPr="00000000" w14:paraId="0000065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7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80"/>
      </w:sdtPr>
      <w:sdtContent>
        <w:p w:rsidR="00000000" w:rsidDel="00000000" w:rsidP="00000000" w:rsidRDefault="00000000" w:rsidRPr="00000000" w14:paraId="0000065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7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82"/>
      </w:sdtPr>
      <w:sdtContent>
        <w:p w:rsidR="00000000" w:rsidDel="00000000" w:rsidP="00000000" w:rsidRDefault="00000000" w:rsidRPr="00000000" w14:paraId="0000065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8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84"/>
      </w:sdtPr>
      <w:sdtContent>
        <w:p w:rsidR="00000000" w:rsidDel="00000000" w:rsidP="00000000" w:rsidRDefault="00000000" w:rsidRPr="00000000" w14:paraId="0000065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8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86"/>
      </w:sdtPr>
      <w:sdtContent>
        <w:p w:rsidR="00000000" w:rsidDel="00000000" w:rsidP="00000000" w:rsidRDefault="00000000" w:rsidRPr="00000000" w14:paraId="0000065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8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"cls"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88"/>
      </w:sdtPr>
      <w:sdtContent>
        <w:p w:rsidR="00000000" w:rsidDel="00000000" w:rsidP="00000000" w:rsidRDefault="00000000" w:rsidRPr="00000000" w14:paraId="0000065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8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INPUT - @STUDENT:ADD YOUR CODE FOR INPUT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90"/>
      </w:sdtPr>
      <w:sdtContent>
        <w:p w:rsidR="00000000" w:rsidDel="00000000" w:rsidP="00000000" w:rsidRDefault="00000000" w:rsidRPr="00000000" w14:paraId="0000065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8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92"/>
      </w:sdtPr>
      <w:sdtContent>
        <w:p w:rsidR="00000000" w:rsidDel="00000000" w:rsidP="00000000" w:rsidRDefault="00000000" w:rsidRPr="00000000" w14:paraId="0000065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9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94"/>
      </w:sdtPr>
      <w:sdtContent>
        <w:p w:rsidR="00000000" w:rsidDel="00000000" w:rsidP="00000000" w:rsidRDefault="00000000" w:rsidRPr="00000000" w14:paraId="0000065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9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3396"/>
      </w:sdtPr>
      <w:sdtContent>
        <w:p w:rsidR="00000000" w:rsidDel="00000000" w:rsidP="00000000" w:rsidRDefault="00000000" w:rsidRPr="00000000" w14:paraId="0000065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9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Fixed Do not edit anything here.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398"/>
      </w:sdtPr>
      <w:sdtContent>
        <w:p w:rsidR="00000000" w:rsidDel="00000000" w:rsidP="00000000" w:rsidRDefault="00000000" w:rsidRPr="00000000" w14:paraId="0000065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9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"OUTPUT:\n"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00"/>
      </w:sdtPr>
      <w:sdtContent>
        <w:p w:rsidR="00000000" w:rsidDel="00000000" w:rsidP="00000000" w:rsidRDefault="00000000" w:rsidRPr="00000000" w14:paraId="0000065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39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//@STUDENT: WRITE YOUR OUTPUT HERE: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02"/>
      </w:sdtPr>
      <w:sdtContent>
        <w:p w:rsidR="00000000" w:rsidDel="00000000" w:rsidP="00000000" w:rsidRDefault="00000000" w:rsidRPr="00000000" w14:paraId="0000065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0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3404"/>
      </w:sdtPr>
      <w:sdtContent>
        <w:p w:rsidR="00000000" w:rsidDel="00000000" w:rsidP="00000000" w:rsidRDefault="00000000" w:rsidRPr="00000000" w14:paraId="0000065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0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checkprime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06"/>
      </w:sdtPr>
      <w:sdtContent>
        <w:p w:rsidR="00000000" w:rsidDel="00000000" w:rsidP="00000000" w:rsidRDefault="00000000" w:rsidRPr="00000000" w14:paraId="0000066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0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08"/>
      </w:sdtPr>
      <w:sdtContent>
        <w:p w:rsidR="00000000" w:rsidDel="00000000" w:rsidP="00000000" w:rsidRDefault="00000000" w:rsidRPr="00000000" w14:paraId="0000066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0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"0x%X"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10"/>
      </w:sdtPr>
      <w:sdtContent>
        <w:p w:rsidR="00000000" w:rsidDel="00000000" w:rsidP="00000000" w:rsidRDefault="00000000" w:rsidRPr="00000000" w14:paraId="0000066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0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12"/>
      </w:sdtPr>
      <w:sdtContent>
        <w:p w:rsidR="00000000" w:rsidDel="00000000" w:rsidP="00000000" w:rsidRDefault="00000000" w:rsidRPr="00000000" w14:paraId="0000066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1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</w:p>
      </w:sdtContent>
    </w:sdt>
    <w:sdt>
      <w:sdtPr>
        <w:tag w:val="goog_rdk_3414"/>
      </w:sdtPr>
      <w:sdtContent>
        <w:p w:rsidR="00000000" w:rsidDel="00000000" w:rsidP="00000000" w:rsidRDefault="00000000" w:rsidRPr="00000000" w14:paraId="0000066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1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else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16"/>
      </w:sdtPr>
      <w:sdtContent>
        <w:p w:rsidR="00000000" w:rsidDel="00000000" w:rsidP="00000000" w:rsidRDefault="00000000" w:rsidRPr="00000000" w14:paraId="0000066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1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18"/>
      </w:sdtPr>
      <w:sdtContent>
        <w:p w:rsidR="00000000" w:rsidDel="00000000" w:rsidP="00000000" w:rsidRDefault="00000000" w:rsidRPr="00000000" w14:paraId="0000066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1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 is not a prime number"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20"/>
      </w:sdtPr>
      <w:sdtContent>
        <w:p w:rsidR="00000000" w:rsidDel="00000000" w:rsidP="00000000" w:rsidRDefault="00000000" w:rsidRPr="00000000" w14:paraId="0000066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1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22"/>
      </w:sdtPr>
      <w:sdtContent>
        <w:p w:rsidR="00000000" w:rsidDel="00000000" w:rsidP="00000000" w:rsidRDefault="00000000" w:rsidRPr="00000000" w14:paraId="0000066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2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//--FIXED PART - DO NOT EDIT ANY THINGS HERE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24"/>
      </w:sdtPr>
      <w:sdtContent>
        <w:p w:rsidR="00000000" w:rsidDel="00000000" w:rsidP="00000000" w:rsidRDefault="00000000" w:rsidRPr="00000000" w14:paraId="0000066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2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26"/>
      </w:sdtPr>
      <w:sdtContent>
        <w:p w:rsidR="00000000" w:rsidDel="00000000" w:rsidP="00000000" w:rsidRDefault="00000000" w:rsidRPr="00000000" w14:paraId="0000066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2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system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"pause"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28"/>
      </w:sdtPr>
      <w:sdtContent>
        <w:p w:rsidR="00000000" w:rsidDel="00000000" w:rsidP="00000000" w:rsidRDefault="00000000" w:rsidRPr="00000000" w14:paraId="0000066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2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30"/>
      </w:sdtPr>
      <w:sdtContent>
        <w:p w:rsidR="00000000" w:rsidDel="00000000" w:rsidP="00000000" w:rsidRDefault="00000000" w:rsidRPr="00000000" w14:paraId="0000066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2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32"/>
      </w:sdtPr>
      <w:sdtContent>
        <w:p w:rsidR="00000000" w:rsidDel="00000000" w:rsidP="00000000" w:rsidRDefault="00000000" w:rsidRPr="00000000" w14:paraId="0000066D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431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34"/>
      </w:sdtPr>
      <w:sdtContent>
        <w:p w:rsidR="00000000" w:rsidDel="00000000" w:rsidP="00000000" w:rsidRDefault="00000000" w:rsidRPr="00000000" w14:paraId="0000066E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433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36"/>
      </w:sdtPr>
      <w:sdtContent>
        <w:p w:rsidR="00000000" w:rsidDel="00000000" w:rsidP="00000000" w:rsidRDefault="00000000" w:rsidRPr="00000000" w14:paraId="0000066F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435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38"/>
      </w:sdtPr>
      <w:sdtContent>
        <w:p w:rsidR="00000000" w:rsidDel="00000000" w:rsidP="00000000" w:rsidRDefault="00000000" w:rsidRPr="00000000" w14:paraId="00000670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437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40"/>
      </w:sdtPr>
      <w:sdtContent>
        <w:p w:rsidR="00000000" w:rsidDel="00000000" w:rsidP="00000000" w:rsidRDefault="00000000" w:rsidRPr="00000000" w14:paraId="00000671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439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42"/>
      </w:sdtPr>
      <w:sdtContent>
        <w:p w:rsidR="00000000" w:rsidDel="00000000" w:rsidP="00000000" w:rsidRDefault="00000000" w:rsidRPr="00000000" w14:paraId="00000672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441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44"/>
      </w:sdtPr>
      <w:sdtContent>
        <w:p w:rsidR="00000000" w:rsidDel="00000000" w:rsidP="00000000" w:rsidRDefault="00000000" w:rsidRPr="00000000" w14:paraId="00000673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443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46"/>
      </w:sdtPr>
      <w:sdtContent>
        <w:p w:rsidR="00000000" w:rsidDel="00000000" w:rsidP="00000000" w:rsidRDefault="00000000" w:rsidRPr="00000000" w14:paraId="00000674">
          <w:pPr>
            <w:jc w:val="center"/>
            <w:rPr>
              <w:del w:author="Anonymous" w:id="53" w:date="2022-03-12T13:56:31Z"/>
              <w:sz w:val="18"/>
              <w:szCs w:val="18"/>
            </w:rPr>
            <w:pPrChange w:author="Vũ Ngọc Tú" w:id="0" w:date="2022-03-15T14:59:34Z">
              <w:pPr/>
            </w:pPrChange>
          </w:pPr>
          <w:sdt>
            <w:sdtPr>
              <w:tag w:val="goog_rdk_3445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48"/>
      </w:sdtPr>
      <w:sdtContent>
        <w:p w:rsidR="00000000" w:rsidDel="00000000" w:rsidP="00000000" w:rsidRDefault="00000000" w:rsidRPr="00000000" w14:paraId="00000675">
          <w:pPr>
            <w:jc w:val="center"/>
            <w:rPr>
              <w:del w:author="Anonymous" w:id="53" w:date="2022-03-12T13:56:31Z"/>
              <w:sz w:val="144"/>
              <w:szCs w:val="144"/>
            </w:rPr>
            <w:pPrChange w:author="Vũ Ngọc Tú" w:id="0" w:date="2022-03-15T14:59:34Z">
              <w:pPr/>
            </w:pPrChange>
          </w:pPr>
          <w:sdt>
            <w:sdtPr>
              <w:tag w:val="goog_rdk_3447"/>
            </w:sdtPr>
            <w:sdtContent>
              <w:del w:author="Anonymous" w:id="53" w:date="2022-03-12T13:56:31Z">
                <w:r w:rsidDel="00000000" w:rsidR="00000000" w:rsidRPr="00000000">
                  <w:rPr>
                    <w:sz w:val="144"/>
                    <w:szCs w:val="144"/>
                    <w:rtl w:val="0"/>
                  </w:rPr>
                  <w:delText xml:space="preserve">String:</w:delText>
                </w:r>
              </w:del>
            </w:sdtContent>
          </w:sdt>
        </w:p>
      </w:sdtContent>
    </w:sdt>
    <w:sdt>
      <w:sdtPr>
        <w:tag w:val="goog_rdk_3450"/>
      </w:sdtPr>
      <w:sdtContent>
        <w:p w:rsidR="00000000" w:rsidDel="00000000" w:rsidP="00000000" w:rsidRDefault="00000000" w:rsidRPr="00000000" w14:paraId="00000676">
          <w:pPr>
            <w:jc w:val="center"/>
            <w:rPr>
              <w:del w:author="Anonymous" w:id="53" w:date="2022-03-12T13:56:31Z"/>
            </w:rPr>
            <w:pPrChange w:author="Vũ Ngọc Tú" w:id="0" w:date="2022-03-15T14:59:34Z">
              <w:pPr/>
            </w:pPrChange>
          </w:pPr>
          <w:sdt>
            <w:sdtPr>
              <w:tag w:val="goog_rdk_3449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52"/>
      </w:sdtPr>
      <w:sdtContent>
        <w:p w:rsidR="00000000" w:rsidDel="00000000" w:rsidP="00000000" w:rsidRDefault="00000000" w:rsidRPr="00000000" w14:paraId="000006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firstLine="0"/>
            <w:jc w:val="center"/>
            <w:rPr>
              <w:del w:author="Anonymous" w:id="53" w:date="2022-03-12T13:56:31Z"/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720" w:right="0" w:firstLine="0"/>
                <w:jc w:val="left"/>
              </w:pPr>
            </w:pPrChange>
          </w:pPr>
          <w:sdt>
            <w:sdtPr>
              <w:tag w:val="goog_rdk_345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delText xml:space="preserve">Đếm số kí tự số trong xâu nhập từ bàn phím.</w:delText>
                </w:r>
              </w:del>
            </w:sdtContent>
          </w:sdt>
        </w:p>
      </w:sdtContent>
    </w:sdt>
    <w:sdt>
      <w:sdtPr>
        <w:tag w:val="goog_rdk_3454"/>
      </w:sdtPr>
      <w:sdtContent>
        <w:p w:rsidR="00000000" w:rsidDel="00000000" w:rsidP="00000000" w:rsidRDefault="00000000" w:rsidRPr="00000000" w14:paraId="0000067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5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56"/>
      </w:sdtPr>
      <w:sdtContent>
        <w:p w:rsidR="00000000" w:rsidDel="00000000" w:rsidP="00000000" w:rsidRDefault="00000000" w:rsidRPr="00000000" w14:paraId="0000067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5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&lt;conio.h&gt;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58"/>
      </w:sdtPr>
      <w:sdtContent>
        <w:p w:rsidR="00000000" w:rsidDel="00000000" w:rsidP="00000000" w:rsidRDefault="00000000" w:rsidRPr="00000000" w14:paraId="0000067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5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60"/>
      </w:sdtPr>
      <w:sdtContent>
        <w:p w:rsidR="00000000" w:rsidDel="00000000" w:rsidP="00000000" w:rsidRDefault="00000000" w:rsidRPr="00000000" w14:paraId="0000067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5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demktso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[])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62"/>
      </w:sdtPr>
      <w:sdtContent>
        <w:p w:rsidR="00000000" w:rsidDel="00000000" w:rsidP="00000000" w:rsidRDefault="00000000" w:rsidRPr="00000000" w14:paraId="0000067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6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64"/>
      </w:sdtPr>
      <w:sdtContent>
        <w:p w:rsidR="00000000" w:rsidDel="00000000" w:rsidP="00000000" w:rsidRDefault="00000000" w:rsidRPr="00000000" w14:paraId="0000067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6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66"/>
      </w:sdtPr>
      <w:sdtContent>
        <w:p w:rsidR="00000000" w:rsidDel="00000000" w:rsidP="00000000" w:rsidRDefault="00000000" w:rsidRPr="00000000" w14:paraId="0000067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6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68"/>
      </w:sdtPr>
      <w:sdtContent>
        <w:p w:rsidR="00000000" w:rsidDel="00000000" w:rsidP="00000000" w:rsidRDefault="00000000" w:rsidRPr="00000000" w14:paraId="0000067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6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]&gt;=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'0'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'9'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70"/>
      </w:sdtPr>
      <w:sdtContent>
        <w:p w:rsidR="00000000" w:rsidDel="00000000" w:rsidP="00000000" w:rsidRDefault="00000000" w:rsidRPr="00000000" w14:paraId="0000068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6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72"/>
      </w:sdtPr>
      <w:sdtContent>
        <w:p w:rsidR="00000000" w:rsidDel="00000000" w:rsidP="00000000" w:rsidRDefault="00000000" w:rsidRPr="00000000" w14:paraId="0000068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7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74"/>
      </w:sdtPr>
      <w:sdtContent>
        <w:p w:rsidR="00000000" w:rsidDel="00000000" w:rsidP="00000000" w:rsidRDefault="00000000" w:rsidRPr="00000000" w14:paraId="0000068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7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76"/>
      </w:sdtPr>
      <w:sdtContent>
        <w:p w:rsidR="00000000" w:rsidDel="00000000" w:rsidP="00000000" w:rsidRDefault="00000000" w:rsidRPr="00000000" w14:paraId="0000068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7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void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78"/>
      </w:sdtPr>
      <w:sdtContent>
        <w:p w:rsidR="00000000" w:rsidDel="00000000" w:rsidP="00000000" w:rsidRDefault="00000000" w:rsidRPr="00000000" w14:paraId="0000068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7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80"/>
      </w:sdtPr>
      <w:sdtContent>
        <w:p w:rsidR="00000000" w:rsidDel="00000000" w:rsidP="00000000" w:rsidRDefault="00000000" w:rsidRPr="00000000" w14:paraId="0000068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7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82"/>
      </w:sdtPr>
      <w:sdtContent>
        <w:p w:rsidR="00000000" w:rsidDel="00000000" w:rsidP="00000000" w:rsidRDefault="00000000" w:rsidRPr="00000000" w14:paraId="0000068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8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84"/>
      </w:sdtPr>
      <w:sdtContent>
        <w:p w:rsidR="00000000" w:rsidDel="00000000" w:rsidP="00000000" w:rsidRDefault="00000000" w:rsidRPr="00000000" w14:paraId="0000068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8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"so ki tu so la  :  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demktso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86"/>
      </w:sdtPr>
      <w:sdtContent>
        <w:p w:rsidR="00000000" w:rsidDel="00000000" w:rsidP="00000000" w:rsidRDefault="00000000" w:rsidRPr="00000000" w14:paraId="0000068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8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getch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</w:del>
            </w:sdtContent>
          </w:sdt>
        </w:p>
      </w:sdtContent>
    </w:sdt>
    <w:sdt>
      <w:sdtPr>
        <w:tag w:val="goog_rdk_3488"/>
      </w:sdtPr>
      <w:sdtContent>
        <w:p w:rsidR="00000000" w:rsidDel="00000000" w:rsidP="00000000" w:rsidRDefault="00000000" w:rsidRPr="00000000" w14:paraId="0000068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8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90"/>
      </w:sdtPr>
      <w:sdtContent>
        <w:p w:rsidR="00000000" w:rsidDel="00000000" w:rsidP="00000000" w:rsidRDefault="00000000" w:rsidRPr="00000000" w14:paraId="0000068A">
          <w:pPr>
            <w:spacing w:after="0" w:line="240" w:lineRule="auto"/>
            <w:ind w:left="720" w:firstLine="0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spacing w:after="0" w:line="240" w:lineRule="auto"/>
                <w:ind w:left="720" w:firstLine="0"/>
              </w:pPr>
            </w:pPrChange>
          </w:pPr>
          <w:sdt>
            <w:sdtPr>
              <w:tag w:val="goog_rdk_3489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92"/>
      </w:sdtPr>
      <w:sdtContent>
        <w:p w:rsidR="00000000" w:rsidDel="00000000" w:rsidP="00000000" w:rsidRDefault="00000000" w:rsidRPr="00000000" w14:paraId="0000068B">
          <w:pPr>
            <w:spacing w:after="0" w:line="240" w:lineRule="auto"/>
            <w:ind w:left="360" w:firstLine="0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spacing w:after="0" w:line="240" w:lineRule="auto"/>
                <w:ind w:left="360" w:firstLine="0"/>
              </w:pPr>
            </w:pPrChange>
          </w:pPr>
          <w:sdt>
            <w:sdtPr>
              <w:tag w:val="goog_rdk_3491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  <w:delText xml:space="preserve">Đếm số kí tự hoa trong xâu nhập từ bàn phím.</w:delText>
                </w:r>
              </w:del>
            </w:sdtContent>
          </w:sdt>
        </w:p>
      </w:sdtContent>
    </w:sdt>
    <w:sdt>
      <w:sdtPr>
        <w:tag w:val="goog_rdk_3494"/>
      </w:sdtPr>
      <w:sdtContent>
        <w:p w:rsidR="00000000" w:rsidDel="00000000" w:rsidP="00000000" w:rsidRDefault="00000000" w:rsidRPr="00000000" w14:paraId="0000068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9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96"/>
      </w:sdtPr>
      <w:sdtContent>
        <w:p w:rsidR="00000000" w:rsidDel="00000000" w:rsidP="00000000" w:rsidRDefault="00000000" w:rsidRPr="00000000" w14:paraId="0000068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9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&lt;conio.h&gt;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498"/>
      </w:sdtPr>
      <w:sdtContent>
        <w:p w:rsidR="00000000" w:rsidDel="00000000" w:rsidP="00000000" w:rsidRDefault="00000000" w:rsidRPr="00000000" w14:paraId="0000068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9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00"/>
      </w:sdtPr>
      <w:sdtContent>
        <w:p w:rsidR="00000000" w:rsidDel="00000000" w:rsidP="00000000" w:rsidRDefault="00000000" w:rsidRPr="00000000" w14:paraId="0000068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49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demkthoa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[])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02"/>
      </w:sdtPr>
      <w:sdtContent>
        <w:p w:rsidR="00000000" w:rsidDel="00000000" w:rsidP="00000000" w:rsidRDefault="00000000" w:rsidRPr="00000000" w14:paraId="0000069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0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04"/>
      </w:sdtPr>
      <w:sdtContent>
        <w:p w:rsidR="00000000" w:rsidDel="00000000" w:rsidP="00000000" w:rsidRDefault="00000000" w:rsidRPr="00000000" w14:paraId="0000069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0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06"/>
      </w:sdtPr>
      <w:sdtContent>
        <w:p w:rsidR="00000000" w:rsidDel="00000000" w:rsidP="00000000" w:rsidRDefault="00000000" w:rsidRPr="00000000" w14:paraId="0000069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0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08"/>
      </w:sdtPr>
      <w:sdtContent>
        <w:p w:rsidR="00000000" w:rsidDel="00000000" w:rsidP="00000000" w:rsidRDefault="00000000" w:rsidRPr="00000000" w14:paraId="0000069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0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]&gt;=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'A'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'Z'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10"/>
      </w:sdtPr>
      <w:sdtContent>
        <w:p w:rsidR="00000000" w:rsidDel="00000000" w:rsidP="00000000" w:rsidRDefault="00000000" w:rsidRPr="00000000" w14:paraId="0000069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0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12"/>
      </w:sdtPr>
      <w:sdtContent>
        <w:p w:rsidR="00000000" w:rsidDel="00000000" w:rsidP="00000000" w:rsidRDefault="00000000" w:rsidRPr="00000000" w14:paraId="0000069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1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14"/>
      </w:sdtPr>
      <w:sdtContent>
        <w:p w:rsidR="00000000" w:rsidDel="00000000" w:rsidP="00000000" w:rsidRDefault="00000000" w:rsidRPr="00000000" w14:paraId="0000069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1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16"/>
      </w:sdtPr>
      <w:sdtContent>
        <w:p w:rsidR="00000000" w:rsidDel="00000000" w:rsidP="00000000" w:rsidRDefault="00000000" w:rsidRPr="00000000" w14:paraId="0000069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1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void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18"/>
      </w:sdtPr>
      <w:sdtContent>
        <w:p w:rsidR="00000000" w:rsidDel="00000000" w:rsidP="00000000" w:rsidRDefault="00000000" w:rsidRPr="00000000" w14:paraId="0000069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1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20"/>
      </w:sdtPr>
      <w:sdtContent>
        <w:p w:rsidR="00000000" w:rsidDel="00000000" w:rsidP="00000000" w:rsidRDefault="00000000" w:rsidRPr="00000000" w14:paraId="0000069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1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22"/>
      </w:sdtPr>
      <w:sdtContent>
        <w:p w:rsidR="00000000" w:rsidDel="00000000" w:rsidP="00000000" w:rsidRDefault="00000000" w:rsidRPr="00000000" w14:paraId="0000069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2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24"/>
      </w:sdtPr>
      <w:sdtContent>
        <w:p w:rsidR="00000000" w:rsidDel="00000000" w:rsidP="00000000" w:rsidRDefault="00000000" w:rsidRPr="00000000" w14:paraId="0000069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2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"so ki tu hoa la  :  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demkthoa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26"/>
      </w:sdtPr>
      <w:sdtContent>
        <w:p w:rsidR="00000000" w:rsidDel="00000000" w:rsidP="00000000" w:rsidRDefault="00000000" w:rsidRPr="00000000" w14:paraId="0000069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2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getch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</w:del>
            </w:sdtContent>
          </w:sdt>
        </w:p>
      </w:sdtContent>
    </w:sdt>
    <w:sdt>
      <w:sdtPr>
        <w:tag w:val="goog_rdk_3528"/>
      </w:sdtPr>
      <w:sdtContent>
        <w:p w:rsidR="00000000" w:rsidDel="00000000" w:rsidP="00000000" w:rsidRDefault="00000000" w:rsidRPr="00000000" w14:paraId="0000069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2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30"/>
      </w:sdtPr>
      <w:sdtContent>
        <w:p w:rsidR="00000000" w:rsidDel="00000000" w:rsidP="00000000" w:rsidRDefault="00000000" w:rsidRPr="00000000" w14:paraId="0000069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firstLine="0"/>
            <w:jc w:val="center"/>
            <w:rPr>
              <w:del w:author="Anonymous" w:id="53" w:date="2022-03-12T13:56:31Z"/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720" w:right="0" w:firstLine="0"/>
                <w:jc w:val="left"/>
              </w:pPr>
            </w:pPrChange>
          </w:pPr>
          <w:sdt>
            <w:sdtPr>
              <w:tag w:val="goog_rdk_352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delText xml:space="preserve">Đếm số kí tự thường trong xâu nhập từ bàn phím.</w:delText>
                </w:r>
              </w:del>
            </w:sdtContent>
          </w:sdt>
        </w:p>
      </w:sdtContent>
    </w:sdt>
    <w:sdt>
      <w:sdtPr>
        <w:tag w:val="goog_rdk_3532"/>
      </w:sdtPr>
      <w:sdtContent>
        <w:p w:rsidR="00000000" w:rsidDel="00000000" w:rsidP="00000000" w:rsidRDefault="00000000" w:rsidRPr="00000000" w14:paraId="0000069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firstLine="0"/>
            <w:jc w:val="center"/>
            <w:rPr>
              <w:del w:author="Anonymous" w:id="53" w:date="2022-03-12T13:56:31Z"/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ff0000"/>
              <w:sz w:val="26"/>
              <w:szCs w:val="26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720" w:right="0" w:firstLine="0"/>
                <w:jc w:val="left"/>
              </w:pPr>
            </w:pPrChange>
          </w:pPr>
          <w:sdt>
            <w:sdtPr>
              <w:tag w:val="goog_rdk_3531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34"/>
      </w:sdtPr>
      <w:sdtContent>
        <w:p w:rsidR="00000000" w:rsidDel="00000000" w:rsidP="00000000" w:rsidRDefault="00000000" w:rsidRPr="00000000" w14:paraId="000006A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3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36"/>
      </w:sdtPr>
      <w:sdtContent>
        <w:p w:rsidR="00000000" w:rsidDel="00000000" w:rsidP="00000000" w:rsidRDefault="00000000" w:rsidRPr="00000000" w14:paraId="000006A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3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&lt;conio.h&gt;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38"/>
      </w:sdtPr>
      <w:sdtContent>
        <w:p w:rsidR="00000000" w:rsidDel="00000000" w:rsidP="00000000" w:rsidRDefault="00000000" w:rsidRPr="00000000" w14:paraId="000006A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3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40"/>
      </w:sdtPr>
      <w:sdtContent>
        <w:p w:rsidR="00000000" w:rsidDel="00000000" w:rsidP="00000000" w:rsidRDefault="00000000" w:rsidRPr="00000000" w14:paraId="000006A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3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demktthuong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[])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42"/>
      </w:sdtPr>
      <w:sdtContent>
        <w:p w:rsidR="00000000" w:rsidDel="00000000" w:rsidP="00000000" w:rsidRDefault="00000000" w:rsidRPr="00000000" w14:paraId="000006A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4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44"/>
      </w:sdtPr>
      <w:sdtContent>
        <w:p w:rsidR="00000000" w:rsidDel="00000000" w:rsidP="00000000" w:rsidRDefault="00000000" w:rsidRPr="00000000" w14:paraId="000006A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4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46"/>
      </w:sdtPr>
      <w:sdtContent>
        <w:p w:rsidR="00000000" w:rsidDel="00000000" w:rsidP="00000000" w:rsidRDefault="00000000" w:rsidRPr="00000000" w14:paraId="000006A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4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48"/>
      </w:sdtPr>
      <w:sdtContent>
        <w:p w:rsidR="00000000" w:rsidDel="00000000" w:rsidP="00000000" w:rsidRDefault="00000000" w:rsidRPr="00000000" w14:paraId="000006A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4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]&gt;=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'a'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'z'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50"/>
      </w:sdtPr>
      <w:sdtContent>
        <w:p w:rsidR="00000000" w:rsidDel="00000000" w:rsidP="00000000" w:rsidRDefault="00000000" w:rsidRPr="00000000" w14:paraId="000006A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4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  <w:tab/>
                  <w:tab/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52"/>
      </w:sdtPr>
      <w:sdtContent>
        <w:p w:rsidR="00000000" w:rsidDel="00000000" w:rsidP="00000000" w:rsidRDefault="00000000" w:rsidRPr="00000000" w14:paraId="000006A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5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tab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54"/>
      </w:sdtPr>
      <w:sdtContent>
        <w:p w:rsidR="00000000" w:rsidDel="00000000" w:rsidP="00000000" w:rsidRDefault="00000000" w:rsidRPr="00000000" w14:paraId="000006A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5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56"/>
      </w:sdtPr>
      <w:sdtContent>
        <w:p w:rsidR="00000000" w:rsidDel="00000000" w:rsidP="00000000" w:rsidRDefault="00000000" w:rsidRPr="00000000" w14:paraId="000006A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5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void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58"/>
      </w:sdtPr>
      <w:sdtContent>
        <w:p w:rsidR="00000000" w:rsidDel="00000000" w:rsidP="00000000" w:rsidRDefault="00000000" w:rsidRPr="00000000" w14:paraId="000006A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5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60"/>
      </w:sdtPr>
      <w:sdtContent>
        <w:p w:rsidR="00000000" w:rsidDel="00000000" w:rsidP="00000000" w:rsidRDefault="00000000" w:rsidRPr="00000000" w14:paraId="000006A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5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62"/>
      </w:sdtPr>
      <w:sdtContent>
        <w:p w:rsidR="00000000" w:rsidDel="00000000" w:rsidP="00000000" w:rsidRDefault="00000000" w:rsidRPr="00000000" w14:paraId="000006A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6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64"/>
      </w:sdtPr>
      <w:sdtContent>
        <w:p w:rsidR="00000000" w:rsidDel="00000000" w:rsidP="00000000" w:rsidRDefault="00000000" w:rsidRPr="00000000" w14:paraId="000006A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6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"so ki tu thuong la  :  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demktthuong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66"/>
      </w:sdtPr>
      <w:sdtContent>
        <w:p w:rsidR="00000000" w:rsidDel="00000000" w:rsidP="00000000" w:rsidRDefault="00000000" w:rsidRPr="00000000" w14:paraId="000006B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6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getch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</w:del>
            </w:sdtContent>
          </w:sdt>
        </w:p>
      </w:sdtContent>
    </w:sdt>
    <w:sdt>
      <w:sdtPr>
        <w:tag w:val="goog_rdk_3568"/>
      </w:sdtPr>
      <w:sdtContent>
        <w:p w:rsidR="00000000" w:rsidDel="00000000" w:rsidP="00000000" w:rsidRDefault="00000000" w:rsidRPr="00000000" w14:paraId="000006B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6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70"/>
      </w:sdtPr>
      <w:sdtContent>
        <w:p w:rsidR="00000000" w:rsidDel="00000000" w:rsidP="00000000" w:rsidRDefault="00000000" w:rsidRPr="00000000" w14:paraId="000006B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firstLine="0"/>
            <w:jc w:val="center"/>
            <w:rPr>
              <w:del w:author="Anonymous" w:id="53" w:date="2022-03-12T13:56:31Z"/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ff0000"/>
              <w:sz w:val="26"/>
              <w:szCs w:val="26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720" w:right="0" w:firstLine="0"/>
                <w:jc w:val="left"/>
              </w:pPr>
            </w:pPrChange>
          </w:pPr>
          <w:sdt>
            <w:sdtPr>
              <w:tag w:val="goog_rdk_3569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72"/>
      </w:sdtPr>
      <w:sdtContent>
        <w:p w:rsidR="00000000" w:rsidDel="00000000" w:rsidP="00000000" w:rsidRDefault="00000000" w:rsidRPr="00000000" w14:paraId="000006B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firstLine="0"/>
            <w:jc w:val="center"/>
            <w:rPr>
              <w:del w:author="Anonymous" w:id="53" w:date="2022-03-12T13:56:31Z"/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720" w:right="0" w:firstLine="0"/>
                <w:jc w:val="left"/>
              </w:pPr>
            </w:pPrChange>
          </w:pPr>
          <w:sdt>
            <w:sdtPr>
              <w:tag w:val="goog_rdk_357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delText xml:space="preserve">Đếm các số tự nhiên trong xâu nhập từ bàn phím. Các kí tự số gần nhau ghép thành 1 số tự nhiên. </w:delText>
                </w:r>
              </w:del>
            </w:sdtContent>
          </w:sdt>
        </w:p>
      </w:sdtContent>
    </w:sdt>
    <w:sdt>
      <w:sdtPr>
        <w:tag w:val="goog_rdk_3574"/>
      </w:sdtPr>
      <w:sdtContent>
        <w:p w:rsidR="00000000" w:rsidDel="00000000" w:rsidP="00000000" w:rsidRDefault="00000000" w:rsidRPr="00000000" w14:paraId="000006B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firstLine="0"/>
            <w:jc w:val="center"/>
            <w:rPr>
              <w:del w:author="Anonymous" w:id="53" w:date="2022-03-12T13:56:31Z"/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720" w:right="0" w:firstLine="0"/>
                <w:jc w:val="left"/>
              </w:pPr>
            </w:pPrChange>
          </w:pPr>
          <w:sdt>
            <w:sdtPr>
              <w:tag w:val="goog_rdk_357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delText xml:space="preserve">Ví dụ: a123bc4d56ef</w:delText>
                </w:r>
              </w:del>
            </w:sdtContent>
          </w:sdt>
        </w:p>
      </w:sdtContent>
    </w:sdt>
    <w:sdt>
      <w:sdtPr>
        <w:tag w:val="goog_rdk_3576"/>
      </w:sdtPr>
      <w:sdtContent>
        <w:p w:rsidR="00000000" w:rsidDel="00000000" w:rsidP="00000000" w:rsidRDefault="00000000" w:rsidRPr="00000000" w14:paraId="000006B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720" w:right="0" w:firstLine="0"/>
            <w:jc w:val="center"/>
            <w:rPr>
              <w:del w:author="Anonymous" w:id="53" w:date="2022-03-12T13:56:31Z"/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720" w:right="0" w:firstLine="0"/>
                <w:jc w:val="left"/>
              </w:pPr>
            </w:pPrChange>
          </w:pPr>
          <w:sdt>
            <w:sdtPr>
              <w:tag w:val="goog_rdk_357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alibri" w:cs="Calibri" w:eastAsia="Calibri" w:hAnsi="Calibri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cho ra đáp án là : 3</w:delText>
                </w:r>
              </w:del>
            </w:sdtContent>
          </w:sdt>
        </w:p>
      </w:sdtContent>
    </w:sdt>
    <w:sdt>
      <w:sdtPr>
        <w:tag w:val="goog_rdk_3578"/>
      </w:sdtPr>
      <w:sdtContent>
        <w:p w:rsidR="00000000" w:rsidDel="00000000" w:rsidP="00000000" w:rsidRDefault="00000000" w:rsidRPr="00000000" w14:paraId="000006B6">
          <w:pPr>
            <w:jc w:val="center"/>
            <w:rPr>
              <w:del w:author="Anonymous" w:id="53" w:date="2022-03-12T13:56:31Z"/>
            </w:rPr>
            <w:pPrChange w:author="Vũ Ngọc Tú" w:id="0" w:date="2022-03-15T14:59:34Z">
              <w:pPr/>
            </w:pPrChange>
          </w:pPr>
          <w:sdt>
            <w:sdtPr>
              <w:tag w:val="goog_rdk_3577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80"/>
      </w:sdtPr>
      <w:sdtContent>
        <w:p w:rsidR="00000000" w:rsidDel="00000000" w:rsidP="00000000" w:rsidRDefault="00000000" w:rsidRPr="00000000" w14:paraId="000006B7">
          <w:pPr>
            <w:spacing w:after="0" w:line="240" w:lineRule="auto"/>
            <w:ind w:left="360" w:firstLine="0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spacing w:after="0" w:line="240" w:lineRule="auto"/>
                <w:ind w:left="360" w:firstLine="0"/>
              </w:pPr>
            </w:pPrChange>
          </w:pPr>
          <w:sdt>
            <w:sdtPr>
              <w:tag w:val="goog_rdk_3579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82"/>
      </w:sdtPr>
      <w:sdtContent>
        <w:p w:rsidR="00000000" w:rsidDel="00000000" w:rsidP="00000000" w:rsidRDefault="00000000" w:rsidRPr="00000000" w14:paraId="000006B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8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84"/>
      </w:sdtPr>
      <w:sdtContent>
        <w:p w:rsidR="00000000" w:rsidDel="00000000" w:rsidP="00000000" w:rsidRDefault="00000000" w:rsidRPr="00000000" w14:paraId="000006B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8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&lt;conio.h&gt;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86"/>
      </w:sdtPr>
      <w:sdtContent>
        <w:p w:rsidR="00000000" w:rsidDel="00000000" w:rsidP="00000000" w:rsidRDefault="00000000" w:rsidRPr="00000000" w14:paraId="000006B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8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88"/>
      </w:sdtPr>
      <w:sdtContent>
        <w:p w:rsidR="00000000" w:rsidDel="00000000" w:rsidP="00000000" w:rsidRDefault="00000000" w:rsidRPr="00000000" w14:paraId="000006B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8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void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90"/>
      </w:sdtPr>
      <w:sdtContent>
        <w:p w:rsidR="00000000" w:rsidDel="00000000" w:rsidP="00000000" w:rsidRDefault="00000000" w:rsidRPr="00000000" w14:paraId="000006B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8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92"/>
      </w:sdtPr>
      <w:sdtContent>
        <w:p w:rsidR="00000000" w:rsidDel="00000000" w:rsidP="00000000" w:rsidRDefault="00000000" w:rsidRPr="00000000" w14:paraId="000006B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9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94"/>
      </w:sdtPr>
      <w:sdtContent>
        <w:p w:rsidR="00000000" w:rsidDel="00000000" w:rsidP="00000000" w:rsidRDefault="00000000" w:rsidRPr="00000000" w14:paraId="000006B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9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96"/>
      </w:sdtPr>
      <w:sdtContent>
        <w:p w:rsidR="00000000" w:rsidDel="00000000" w:rsidP="00000000" w:rsidRDefault="00000000" w:rsidRPr="00000000" w14:paraId="000006B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9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598"/>
      </w:sdtPr>
      <w:sdtContent>
        <w:p w:rsidR="00000000" w:rsidDel="00000000" w:rsidP="00000000" w:rsidRDefault="00000000" w:rsidRPr="00000000" w14:paraId="000006C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9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00"/>
      </w:sdtPr>
      <w:sdtContent>
        <w:p w:rsidR="00000000" w:rsidDel="00000000" w:rsidP="00000000" w:rsidRDefault="00000000" w:rsidRPr="00000000" w14:paraId="000006C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59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02"/>
      </w:sdtPr>
      <w:sdtContent>
        <w:p w:rsidR="00000000" w:rsidDel="00000000" w:rsidP="00000000" w:rsidRDefault="00000000" w:rsidRPr="00000000" w14:paraId="000006C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0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04"/>
      </w:sdtPr>
      <w:sdtContent>
        <w:p w:rsidR="00000000" w:rsidDel="00000000" w:rsidP="00000000" w:rsidRDefault="00000000" w:rsidRPr="00000000" w14:paraId="000006C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0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]&gt;=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'0'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'9'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06"/>
      </w:sdtPr>
      <w:sdtContent>
        <w:p w:rsidR="00000000" w:rsidDel="00000000" w:rsidP="00000000" w:rsidRDefault="00000000" w:rsidRPr="00000000" w14:paraId="000006C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0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08"/>
      </w:sdtPr>
      <w:sdtContent>
        <w:p w:rsidR="00000000" w:rsidDel="00000000" w:rsidP="00000000" w:rsidRDefault="00000000" w:rsidRPr="00000000" w14:paraId="000006C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0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10"/>
      </w:sdtPr>
      <w:sdtContent>
        <w:p w:rsidR="00000000" w:rsidDel="00000000" w:rsidP="00000000" w:rsidRDefault="00000000" w:rsidRPr="00000000" w14:paraId="000006C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0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   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12"/>
      </w:sdtPr>
      <w:sdtContent>
        <w:p w:rsidR="00000000" w:rsidDel="00000000" w:rsidP="00000000" w:rsidRDefault="00000000" w:rsidRPr="00000000" w14:paraId="000006C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1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14"/>
      </w:sdtPr>
      <w:sdtContent>
        <w:p w:rsidR="00000000" w:rsidDel="00000000" w:rsidP="00000000" w:rsidRDefault="00000000" w:rsidRPr="00000000" w14:paraId="000006C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1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16"/>
      </w:sdtPr>
      <w:sdtContent>
        <w:p w:rsidR="00000000" w:rsidDel="00000000" w:rsidP="00000000" w:rsidRDefault="00000000" w:rsidRPr="00000000" w14:paraId="000006C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1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18"/>
      </w:sdtPr>
      <w:sdtContent>
        <w:p w:rsidR="00000000" w:rsidDel="00000000" w:rsidP="00000000" w:rsidRDefault="00000000" w:rsidRPr="00000000" w14:paraId="000006C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1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20"/>
      </w:sdtPr>
      <w:sdtContent>
        <w:p w:rsidR="00000000" w:rsidDel="00000000" w:rsidP="00000000" w:rsidRDefault="00000000" w:rsidRPr="00000000" w14:paraId="000006C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1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22"/>
      </w:sdtPr>
      <w:sdtContent>
        <w:p w:rsidR="00000000" w:rsidDel="00000000" w:rsidP="00000000" w:rsidRDefault="00000000" w:rsidRPr="00000000" w14:paraId="000006C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2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getch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</w:del>
            </w:sdtContent>
          </w:sdt>
        </w:p>
      </w:sdtContent>
    </w:sdt>
    <w:sdt>
      <w:sdtPr>
        <w:tag w:val="goog_rdk_3624"/>
      </w:sdtPr>
      <w:sdtContent>
        <w:p w:rsidR="00000000" w:rsidDel="00000000" w:rsidP="00000000" w:rsidRDefault="00000000" w:rsidRPr="00000000" w14:paraId="000006C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2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26"/>
      </w:sdtPr>
      <w:sdtContent>
        <w:p w:rsidR="00000000" w:rsidDel="00000000" w:rsidP="00000000" w:rsidRDefault="00000000" w:rsidRPr="00000000" w14:paraId="000006CE">
          <w:pPr>
            <w:pStyle w:val="Heading2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pStyle w:val="Heading2"/>
              </w:pPr>
            </w:pPrChange>
          </w:pPr>
          <w:sdt>
            <w:sdtPr>
              <w:tag w:val="goog_rdk_3625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  <w:delText xml:space="preserve">Tính độ dài của một chuỗi C</w:delText>
                </w:r>
              </w:del>
            </w:sdtContent>
          </w:sdt>
        </w:p>
      </w:sdtContent>
    </w:sdt>
    <w:sdt>
      <w:sdtPr>
        <w:tag w:val="goog_rdk_3628"/>
      </w:sdtPr>
      <w:sdtContent>
        <w:p w:rsidR="00000000" w:rsidDel="00000000" w:rsidP="00000000" w:rsidRDefault="00000000" w:rsidRPr="00000000" w14:paraId="000006C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2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"Chương trinh đang chạy"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'\0'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"Độ dài chuỗi: 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30"/>
      </w:sdtPr>
      <w:sdtContent>
        <w:p w:rsidR="00000000" w:rsidDel="00000000" w:rsidP="00000000" w:rsidRDefault="00000000" w:rsidRPr="00000000" w14:paraId="000006D0">
          <w:pPr>
            <w:jc w:val="center"/>
            <w:rPr>
              <w:del w:author="Anonymous" w:id="53" w:date="2022-03-12T13:56:31Z"/>
            </w:rPr>
            <w:pPrChange w:author="Vũ Ngọc Tú" w:id="0" w:date="2022-03-15T14:59:34Z">
              <w:pPr/>
            </w:pPrChange>
          </w:pPr>
          <w:sdt>
            <w:sdtPr>
              <w:tag w:val="goog_rdk_3629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32"/>
      </w:sdtPr>
      <w:sdtContent>
        <w:p w:rsidR="00000000" w:rsidDel="00000000" w:rsidP="00000000" w:rsidRDefault="00000000" w:rsidRPr="00000000" w14:paraId="000006D1">
          <w:pPr>
            <w:jc w:val="center"/>
            <w:rPr>
              <w:del w:author="Anonymous" w:id="53" w:date="2022-03-12T13:56:31Z"/>
              <w:b w:val="1"/>
              <w:color w:val="2e2e2e"/>
              <w:sz w:val="21"/>
              <w:szCs w:val="21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631"/>
            </w:sdtPr>
            <w:sdtContent>
              <w:del w:author="Anonymous" w:id="53" w:date="2022-03-12T13:56:31Z">
                <w:r w:rsidDel="00000000" w:rsidR="00000000" w:rsidRPr="00000000">
                  <w:rPr>
                    <w:b w:val="1"/>
                    <w:color w:val="2e2e2e"/>
                    <w:sz w:val="21"/>
                    <w:szCs w:val="21"/>
                    <w:highlight w:val="white"/>
                    <w:rtl w:val="0"/>
                  </w:rPr>
                  <w:delText xml:space="preserve"> nối hai chuỗi trong C</w:delText>
                </w:r>
              </w:del>
            </w:sdtContent>
          </w:sdt>
        </w:p>
      </w:sdtContent>
    </w:sdt>
    <w:sdt>
      <w:sdtPr>
        <w:tag w:val="goog_rdk_3634"/>
      </w:sdtPr>
      <w:sdtContent>
        <w:p w:rsidR="00000000" w:rsidDel="00000000" w:rsidP="00000000" w:rsidRDefault="00000000" w:rsidRPr="00000000" w14:paraId="000006D2">
          <w:pPr>
            <w:jc w:val="center"/>
            <w:rPr>
              <w:del w:author="Anonymous" w:id="53" w:date="2022-03-12T13:56:31Z"/>
              <w:b w:val="1"/>
              <w:color w:val="2e2e2e"/>
              <w:sz w:val="21"/>
              <w:szCs w:val="21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633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36"/>
      </w:sdtPr>
      <w:sdtContent>
        <w:p w:rsidR="00000000" w:rsidDel="00000000" w:rsidP="00000000" w:rsidRDefault="00000000" w:rsidRPr="00000000" w14:paraId="000006D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3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  <w:br w:type="textWrapping"/>
                  <w:delText xml:space="preserve">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"Lập trình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[]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 cơ bản"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length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 chiều dài cửa hàng của s1 trong biến chiều dài</w:delText>
                  <w:br w:type="textWrapping"/>
                  <w:delText xml:space="preserve">  length = 0;</w:delText>
                  <w:br w:type="textWrapping"/>
                  <w:delText xml:space="preserve">  while (s1[length] != '\0') {</w:delText>
                  <w:br w:type="textWrapping"/>
                  <w:delText xml:space="preserve">    ++length;</w:delText>
                  <w:br w:type="textWrapping"/>
                  <w:delText xml:space="preserve">  }</w:delText>
                  <w:br w:type="textWrapping"/>
                  <w:delText xml:space="preserve">  // nối s2 thành s1</w:delText>
                  <w:br w:type="textWrapping"/>
                  <w:delText xml:space="preserve">  for (j = 0; s2[j] != '\0'; ++j, ++length) {</w:delText>
                  <w:br w:type="textWrapping"/>
                  <w:delText xml:space="preserve">    s1[length] = s2[j];</w:delText>
                  <w:br w:type="textWrapping"/>
                  <w:delText xml:space="preserve">  }</w:delText>
                  <w:br w:type="textWrapping"/>
                  <w:delText xml:space="preserve">  // chấm dứt chuỗi s1</w:delText>
                  <w:br w:type="textWrapping"/>
                  <w:delText xml:space="preserve">  s1[length] = '\0';</w:delText>
                  <w:br w:type="textWrapping"/>
                  <w:delText xml:space="preserve">  printf("Chuỗi sau cùng: ");</w:delText>
                  <w:br w:type="textWrapping"/>
                  <w:delText xml:space="preserve">  puts(s1);</w:delText>
                  <w:br w:type="textWrapping"/>
                  <w:delText xml:space="preserve">  return 0;</w:delText>
                  <w:br w:type="textWrapping"/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38"/>
      </w:sdtPr>
      <w:sdtContent>
        <w:p w:rsidR="00000000" w:rsidDel="00000000" w:rsidP="00000000" w:rsidRDefault="00000000" w:rsidRPr="00000000" w14:paraId="000006D4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0000ff"/>
              <w:sz w:val="20"/>
              <w:szCs w:val="20"/>
            </w:rPr>
            <w:pPrChange w:author="Vũ Ngọc Tú" w:id="0" w:date="2022-03-15T14:59:34Z">
              <w:pPr/>
            </w:pPrChange>
          </w:pPr>
          <w:sdt>
            <w:sdtPr>
              <w:tag w:val="goog_rdk_3637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1) Nhập vào 1 chuỗi và xuất chuỗi đó ra theo chiều ngược lại: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VD Nhập vào 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0000ff"/>
                    <w:sz w:val="20"/>
                    <w:szCs w:val="20"/>
                    <w:rtl w:val="0"/>
                  </w:rPr>
                  <w:delText xml:space="preserve">tran van thoa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 xuất ra 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0000ff"/>
                    <w:sz w:val="20"/>
                    <w:szCs w:val="20"/>
                    <w:rtl w:val="0"/>
                  </w:rPr>
                  <w:delText xml:space="preserve">aoht nav nart</w:delText>
                </w:r>
              </w:del>
            </w:sdtContent>
          </w:sdt>
        </w:p>
      </w:sdtContent>
    </w:sdt>
    <w:sdt>
      <w:sdtPr>
        <w:tag w:val="goog_rdk_3640"/>
      </w:sdtPr>
      <w:sdtContent>
        <w:p w:rsidR="00000000" w:rsidDel="00000000" w:rsidP="00000000" w:rsidRDefault="00000000" w:rsidRPr="00000000" w14:paraId="000006D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39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&lt;conio.h&gt;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//thư viện chuỗi</w:delText>
                  <w:br w:type="textWrapping"/>
                  <w:br w:type="textWrapping"/>
                  <w:delText xml:space="preserve">int main()</w:delText>
                  <w:br w:type="textWrapping"/>
                  <w:delText xml:space="preserve">{</w:delText>
                  <w:br w:type="textWrapping"/>
                  <w:delText xml:space="preserve">    char xau[30];</w:delText>
                  <w:br w:type="textWrapping"/>
                  <w:delText xml:space="preserve">    printf("Nhap vao 1 chuoi: ");</w:delText>
                  <w:br w:type="textWrapping"/>
                  <w:delText xml:space="preserve">    gets(xau);</w:delText>
                  <w:br w:type="textWrapping"/>
                  <w:delText xml:space="preserve">    for(int i=strlen(xau)-1;i&gt;=0;i--)  //strlen trả về độ dài của chuỗi</w:delText>
                  <w:br w:type="textWrapping"/>
                  <w:delText xml:space="preserve">    {</w:delText>
                  <w:br w:type="textWrapping"/>
                  <w:delText xml:space="preserve">        printf("%c",xau[i]);</w:delText>
                  <w:br w:type="textWrapping"/>
                  <w:delText xml:space="preserve">    }</w:delText>
                  <w:br w:type="textWrapping"/>
                  <w:delText xml:space="preserve">    getch();</w:delText>
                  <w:br w:type="textWrapping"/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42"/>
      </w:sdtPr>
      <w:sdtContent>
        <w:p w:rsidR="00000000" w:rsidDel="00000000" w:rsidP="00000000" w:rsidRDefault="00000000" w:rsidRPr="00000000" w14:paraId="000006D6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0000ff"/>
              <w:sz w:val="20"/>
              <w:szCs w:val="20"/>
            </w:rPr>
            <w:pPrChange w:author="Vũ Ngọc Tú" w:id="0" w:date="2022-03-15T14:59:34Z">
              <w:pPr/>
            </w:pPrChange>
          </w:pPr>
          <w:sdt>
            <w:sdtPr>
              <w:tag w:val="goog_rdk_3641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rtl w:val="0"/>
                  </w:rPr>
                  <w:br w:type="textWrapping"/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2) Nhập vào 1 chuỗi và xuất chuỗi đó ra theo chiều ngược lại: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VD Nhập vào 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0000ff"/>
                    <w:sz w:val="20"/>
                    <w:szCs w:val="20"/>
                    <w:rtl w:val="0"/>
                  </w:rPr>
                  <w:delText xml:space="preserve">tran van thoa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 xuất ra 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0000ff"/>
                    <w:sz w:val="20"/>
                    <w:szCs w:val="20"/>
                    <w:rtl w:val="0"/>
                  </w:rPr>
                  <w:delText xml:space="preserve">thoa van tran</w:delText>
                </w:r>
              </w:del>
            </w:sdtContent>
          </w:sdt>
        </w:p>
      </w:sdtContent>
    </w:sdt>
    <w:sdt>
      <w:sdtPr>
        <w:tag w:val="goog_rdk_3644"/>
      </w:sdtPr>
      <w:sdtContent>
        <w:p w:rsidR="00000000" w:rsidDel="00000000" w:rsidP="00000000" w:rsidRDefault="00000000" w:rsidRPr="00000000" w14:paraId="000006D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4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&lt;conio.h&gt;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  <w:br w:type="textWrapping"/>
                  <w:delText xml:space="preserve">{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"Nhap vao mot chuoi: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--)</w:delText>
                  <w:br w:type="textWrapping"/>
                  <w:delText xml:space="preserve">   {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32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||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   {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      {</w:delText>
                  <w:br w:type="textWrapping"/>
                  <w:delText xml:space="preserve">   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      }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  <w:br w:type="textWrapping"/>
                  <w:delText xml:space="preserve">         {</w:delText>
                  <w:br w:type="textWrapping"/>
                  <w:delText xml:space="preserve">   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"%c"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j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  <w:br w:type="textWrapping"/>
                  <w:delText xml:space="preserve">         }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   }</w:delText>
                  <w:br w:type="textWrapping"/>
                  <w:delText xml:space="preserve">   }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getch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();</w:delText>
                  <w:br w:type="textWrapping"/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646"/>
      </w:sdtPr>
      <w:sdtContent>
        <w:p w:rsidR="00000000" w:rsidDel="00000000" w:rsidP="00000000" w:rsidRDefault="00000000" w:rsidRPr="00000000" w14:paraId="000006D8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0000ff"/>
              <w:sz w:val="20"/>
              <w:szCs w:val="20"/>
            </w:rPr>
            <w:pPrChange w:author="Vũ Ngọc Tú" w:id="0" w:date="2022-03-15T14:59:34Z">
              <w:pPr/>
            </w:pPrChange>
          </w:pPr>
          <w:sdt>
            <w:sdtPr>
              <w:tag w:val="goog_rdk_364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rtl w:val="0"/>
                  </w:rPr>
                  <w:br w:type="textWrapping"/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3) Nhập vào họ và tên tách ra họ, tên;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VD Nhập vào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0000ff"/>
                    <w:sz w:val="20"/>
                    <w:szCs w:val="20"/>
                    <w:rtl w:val="0"/>
                  </w:rPr>
                  <w:delText xml:space="preserve"> tran van thoa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 xuất ra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0000ff"/>
                    <w:sz w:val="20"/>
                    <w:szCs w:val="20"/>
                    <w:rtl w:val="0"/>
                  </w:rPr>
                  <w:delText xml:space="preserve"> tran thoa</w:delText>
                </w:r>
              </w:del>
            </w:sdtContent>
          </w:sdt>
        </w:p>
      </w:sdtContent>
    </w:sdt>
    <w:sdt>
      <w:sdtPr>
        <w:tag w:val="goog_rdk_3771"/>
      </w:sdtPr>
      <w:sdtContent>
        <w:p w:rsidR="00000000" w:rsidDel="00000000" w:rsidP="00000000" w:rsidRDefault="00000000" w:rsidRPr="00000000" w14:paraId="000006D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1"/>
              <w:color w:val="000000"/>
              <w:sz w:val="17"/>
              <w:szCs w:val="17"/>
              <w:u w:val="none"/>
              <w:shd w:fill="auto" w:val="clear"/>
              <w:vertAlign w:val="baseline"/>
              <w:rPrChange w:author="Alexander Kostylev" w:id="74" w:date="2022-03-14T02:23:57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647"/>
            </w:sdtPr>
            <w:sdtContent>
              <w:del w:author="Anonymous" w:id="53" w:date="2022-03-12T13:56:31Z"/>
              <w:sdt>
                <w:sdtPr>
                  <w:tag w:val="goog_rdk_3648"/>
                </w:sdtPr>
                <w:sdtContent>
                  <w:del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88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#include</w:delText>
                    </w:r>
                  </w:del>
                </w:sdtContent>
              </w:sdt>
              <w:del w:author="Anonymous" w:id="53" w:date="2022-03-12T13:56:31Z">
                <w:sdt>
                  <w:sdtPr>
                    <w:tag w:val="goog_rdk_364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65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&lt;conio.h&gt;</w:delText>
                    </w:r>
                  </w:sdtContent>
                </w:sdt>
                <w:sdt>
                  <w:sdtPr>
                    <w:tag w:val="goog_rdk_365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65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88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#include</w:delText>
                    </w:r>
                  </w:sdtContent>
                </w:sdt>
                <w:sdt>
                  <w:sdtPr>
                    <w:tag w:val="goog_rdk_365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65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&lt;stdio.h&gt;</w:delText>
                    </w:r>
                  </w:sdtContent>
                </w:sdt>
                <w:sdt>
                  <w:sdtPr>
                    <w:tag w:val="goog_rdk_365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65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88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#include</w:delText>
                    </w:r>
                  </w:sdtContent>
                </w:sdt>
                <w:sdt>
                  <w:sdtPr>
                    <w:tag w:val="goog_rdk_365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65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&lt;string.h&gt;</w:delText>
                    </w:r>
                  </w:sdtContent>
                </w:sdt>
                <w:sdt>
                  <w:sdtPr>
                    <w:tag w:val="goog_rdk_365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br w:type="textWrapping"/>
                      <w:br w:type="textWrapping"/>
                    </w:r>
                  </w:sdtContent>
                </w:sdt>
                <w:sdt>
                  <w:sdtPr>
                    <w:tag w:val="goog_rdk_366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int</w:delText>
                    </w:r>
                  </w:sdtContent>
                </w:sdt>
                <w:sdt>
                  <w:sdtPr>
                    <w:tag w:val="goog_rdk_366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main</w:delText>
                    </w:r>
                  </w:sdtContent>
                </w:sdt>
                <w:sdt>
                  <w:sdtPr>
                    <w:tag w:val="goog_rdk_366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()</w:delText>
                      <w:br w:type="textWrapping"/>
                      <w:delText xml:space="preserve">{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66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char</w:delText>
                    </w:r>
                  </w:sdtContent>
                </w:sdt>
                <w:sdt>
                  <w:sdtPr>
                    <w:tag w:val="goog_rdk_366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xau</w:delText>
                    </w:r>
                  </w:sdtContent>
                </w:sdt>
                <w:sdt>
                  <w:sdtPr>
                    <w:tag w:val="goog_rdk_366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[</w:delText>
                    </w:r>
                  </w:sdtContent>
                </w:sdt>
                <w:sdt>
                  <w:sdtPr>
                    <w:tag w:val="goog_rdk_366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30</w:delText>
                    </w:r>
                  </w:sdtContent>
                </w:sdt>
                <w:sdt>
                  <w:sdtPr>
                    <w:tag w:val="goog_rdk_366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];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66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printf</w:delText>
                    </w:r>
                  </w:sdtContent>
                </w:sdt>
                <w:sdt>
                  <w:sdtPr>
                    <w:tag w:val="goog_rdk_366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67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"Nhap vao mot chuoi: "</w:delText>
                    </w:r>
                  </w:sdtContent>
                </w:sdt>
                <w:sdt>
                  <w:sdtPr>
                    <w:tag w:val="goog_rdk_367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);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67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gets</w:delText>
                    </w:r>
                  </w:sdtContent>
                </w:sdt>
                <w:sdt>
                  <w:sdtPr>
                    <w:tag w:val="goog_rdk_367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67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67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);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67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for</w:delText>
                    </w:r>
                  </w:sdtContent>
                </w:sdt>
                <w:sdt>
                  <w:sdtPr>
                    <w:tag w:val="goog_rdk_367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67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int</w:delText>
                    </w:r>
                  </w:sdtContent>
                </w:sdt>
                <w:sdt>
                  <w:sdtPr>
                    <w:tag w:val="goog_rdk_367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i</w:delText>
                    </w:r>
                  </w:sdtContent>
                </w:sdt>
                <w:sdt>
                  <w:sdtPr>
                    <w:tag w:val="goog_rdk_368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=</w:delText>
                    </w:r>
                  </w:sdtContent>
                </w:sdt>
                <w:sdt>
                  <w:sdtPr>
                    <w:tag w:val="goog_rdk_368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0</w:delText>
                    </w:r>
                  </w:sdtContent>
                </w:sdt>
                <w:sdt>
                  <w:sdtPr>
                    <w:tag w:val="goog_rdk_368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</w:r>
                  </w:sdtContent>
                </w:sdt>
                <w:sdt>
                  <w:sdtPr>
                    <w:tag w:val="goog_rdk_368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68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</w:delText>
                    </w:r>
                  </w:sdtContent>
                </w:sdt>
                <w:sdt>
                  <w:sdtPr>
                    <w:tag w:val="goog_rdk_368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strlen</w:delText>
                    </w:r>
                  </w:sdtContent>
                </w:sdt>
                <w:sdt>
                  <w:sdtPr>
                    <w:tag w:val="goog_rdk_368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68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68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);</w:delText>
                    </w:r>
                  </w:sdtContent>
                </w:sdt>
                <w:sdt>
                  <w:sdtPr>
                    <w:tag w:val="goog_rdk_368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69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++)</w:delText>
                    </w:r>
                  </w:sdtContent>
                </w:sdt>
              </w:del>
            </w:sdtContent>
          </w:sdt>
          <w:sdt>
            <w:sdtPr>
              <w:tag w:val="goog_rdk_3691"/>
            </w:sdtPr>
            <w:sdtContent>
              <w:ins w:author="Ngo Van Phuoc K15 HL" w:id="75" w:date="2022-01-19T02:23:04Z">
                <w:sdt>
                  <w:sdtPr>
                    <w:tag w:val="goog_rdk_3692"/>
                  </w:sdtPr>
                  <w:sdtContent>
                    <w:del w:author="Anonymous" w:id="53" w:date="2022-03-12T13:56:31Z"/>
                  </w:sdtContent>
                </w:sdt>
              </w:ins>
              <w:sdt>
                <w:sdtPr>
                  <w:tag w:val="goog_rdk_3693"/>
                </w:sdtPr>
                <w:sdtContent>
                  <w:ins w:author="Ngo Van Phuoc K15 HL" w:id="75" w:date="2022-01-19T02:23:04Z"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1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  <w:rPrChange w:author="Alexander Kostylev" w:id="74" w:date="2022-03-14T02:23:57Z">
                            <w:rPr>
                              <w:rFonts w:ascii="Consolas" w:cs="Consolas" w:eastAsia="Consolas" w:hAnsi="Consolas"/>
                              <w:b w:val="0"/>
                              <w:i w:val="0"/>
                              <w:smallCaps w:val="0"/>
                              <w:strike w:val="0"/>
                              <w:color w:val="666600"/>
                              <w:sz w:val="17"/>
                              <w:szCs w:val="17"/>
                              <w:u w:val="none"/>
                              <w:shd w:fill="auto" w:val="clear"/>
                              <w:vertAlign w:val="baseline"/>
                            </w:rPr>
                          </w:rPrChange>
                        </w:rPr>
                        <w:delText xml:space="preserve"> </w:delText>
                      </w:r>
                    </w:del>
                  </w:ins>
                </w:sdtContent>
              </w:sdt>
              <w:ins w:author="Ngo Van Phuoc K15 HL" w:id="75" w:date="2022-01-19T02:23:04Z">
                <w:del w:author="Anonymous" w:id="53" w:date="2022-03-12T13:56:31Z"/>
              </w:ins>
            </w:sdtContent>
          </w:sdt>
          <w:sdt>
            <w:sdtPr>
              <w:tag w:val="goog_rdk_3694"/>
            </w:sdtPr>
            <w:sdtContent>
              <w:del w:author="Anonymous" w:id="53" w:date="2022-03-12T13:56:31Z"/>
              <w:sdt>
                <w:sdtPr>
                  <w:tag w:val="goog_rdk_3695"/>
                </w:sdtPr>
                <w:sdtContent>
                  <w:del w:author="Anonymous" w:id="53" w:date="2022-03-12T13:56:31Z"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br w:type="textWrapping"/>
                      <w:delText xml:space="preserve">    {</w:delText>
                      <w:br w:type="textWrapping"/>
                      <w:delText xml:space="preserve">        </w:delText>
                    </w:r>
                  </w:del>
                </w:sdtContent>
              </w:sdt>
              <w:del w:author="Anonymous" w:id="53" w:date="2022-03-12T13:56:31Z">
                <w:sdt>
                  <w:sdtPr>
                    <w:tag w:val="goog_rdk_369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if</w:delText>
                    </w:r>
                  </w:sdtContent>
                </w:sdt>
                <w:sdt>
                  <w:sdtPr>
                    <w:tag w:val="goog_rdk_369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69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69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[</w:delText>
                    </w:r>
                  </w:sdtContent>
                </w:sdt>
                <w:sdt>
                  <w:sdtPr>
                    <w:tag w:val="goog_rdk_370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70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]!=</w:delText>
                    </w:r>
                  </w:sdtContent>
                </w:sdt>
                <w:sdt>
                  <w:sdtPr>
                    <w:tag w:val="goog_rdk_370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32</w:delText>
                    </w:r>
                  </w:sdtContent>
                </w:sdt>
                <w:sdt>
                  <w:sdtPr>
                    <w:tag w:val="goog_rdk_370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</w:delText>
                      <w:br w:type="textWrapping"/>
                      <w:delText xml:space="preserve">        {</w:delText>
                      <w:br w:type="textWrapping"/>
                      <w:delText xml:space="preserve">            </w:delText>
                    </w:r>
                  </w:sdtContent>
                </w:sdt>
                <w:sdt>
                  <w:sdtPr>
                    <w:tag w:val="goog_rdk_370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printf</w:delText>
                    </w:r>
                  </w:sdtContent>
                </w:sdt>
                <w:sdt>
                  <w:sdtPr>
                    <w:tag w:val="goog_rdk_370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70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"%c"</w:delText>
                    </w:r>
                  </w:sdtContent>
                </w:sdt>
                <w:sdt>
                  <w:sdtPr>
                    <w:tag w:val="goog_rdk_370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,</w:delText>
                    </w:r>
                  </w:sdtContent>
                </w:sdt>
                <w:sdt>
                  <w:sdtPr>
                    <w:tag w:val="goog_rdk_370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70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[</w:delText>
                    </w:r>
                  </w:sdtContent>
                </w:sdt>
                <w:sdt>
                  <w:sdtPr>
                    <w:tag w:val="goog_rdk_371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71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]);</w:delText>
                      <w:br w:type="textWrapping"/>
                      <w:delText xml:space="preserve">        }</w:delText>
                      <w:br w:type="textWrapping"/>
                      <w:delText xml:space="preserve">        </w:delText>
                    </w:r>
                  </w:sdtContent>
                </w:sdt>
                <w:sdt>
                  <w:sdtPr>
                    <w:tag w:val="goog_rdk_371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else</w:delText>
                    </w:r>
                  </w:sdtContent>
                </w:sdt>
                <w:sdt>
                  <w:sdtPr>
                    <w:tag w:val="goog_rdk_371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        {</w:delText>
                      <w:br w:type="textWrapping"/>
                      <w:delText xml:space="preserve">         </w:delText>
                    </w:r>
                  </w:sdtContent>
                </w:sdt>
                <w:sdt>
                  <w:sdtPr>
                    <w:tag w:val="goog_rdk_371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for</w:delText>
                    </w:r>
                  </w:sdtContent>
                </w:sdt>
                <w:sdt>
                  <w:sdtPr>
                    <w:tag w:val="goog_rdk_371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71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int</w:delText>
                    </w:r>
                  </w:sdtContent>
                </w:sdt>
                <w:sdt>
                  <w:sdtPr>
                    <w:tag w:val="goog_rdk_371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j</w:delText>
                    </w:r>
                  </w:sdtContent>
                </w:sdt>
                <w:sdt>
                  <w:sdtPr>
                    <w:tag w:val="goog_rdk_371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=</w:delText>
                    </w:r>
                  </w:sdtContent>
                </w:sdt>
                <w:sdt>
                  <w:sdtPr>
                    <w:tag w:val="goog_rdk_371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strlen</w:delText>
                    </w:r>
                  </w:sdtContent>
                </w:sdt>
                <w:sdt>
                  <w:sdtPr>
                    <w:tag w:val="goog_rdk_372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72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72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)-</w:delText>
                    </w:r>
                  </w:sdtContent>
                </w:sdt>
                <w:sdt>
                  <w:sdtPr>
                    <w:tag w:val="goog_rdk_372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1</w:delText>
                    </w:r>
                  </w:sdtContent>
                </w:sdt>
                <w:sdt>
                  <w:sdtPr>
                    <w:tag w:val="goog_rdk_372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</w:r>
                  </w:sdtContent>
                </w:sdt>
                <w:sdt>
                  <w:sdtPr>
                    <w:tag w:val="goog_rdk_372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j</w:delText>
                    </w:r>
                  </w:sdtContent>
                </w:sdt>
                <w:sdt>
                  <w:sdtPr>
                    <w:tag w:val="goog_rdk_372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&gt;=</w:delText>
                    </w:r>
                  </w:sdtContent>
                </w:sdt>
                <w:sdt>
                  <w:sdtPr>
                    <w:tag w:val="goog_rdk_372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72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</w:r>
                  </w:sdtContent>
                </w:sdt>
                <w:sdt>
                  <w:sdtPr>
                    <w:tag w:val="goog_rdk_372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j</w:delText>
                    </w:r>
                  </w:sdtContent>
                </w:sdt>
                <w:sdt>
                  <w:sdtPr>
                    <w:tag w:val="goog_rdk_373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--)</w:delText>
                      <w:br w:type="textWrapping"/>
                      <w:delText xml:space="preserve">         {</w:delText>
                      <w:br w:type="textWrapping"/>
                      <w:delText xml:space="preserve">            </w:delText>
                    </w:r>
                  </w:sdtContent>
                </w:sdt>
                <w:sdt>
                  <w:sdtPr>
                    <w:tag w:val="goog_rdk_373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if</w:delText>
                    </w:r>
                  </w:sdtContent>
                </w:sdt>
                <w:sdt>
                  <w:sdtPr>
                    <w:tag w:val="goog_rdk_373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73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73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[</w:delText>
                    </w:r>
                  </w:sdtContent>
                </w:sdt>
                <w:sdt>
                  <w:sdtPr>
                    <w:tag w:val="goog_rdk_373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j</w:delText>
                    </w:r>
                  </w:sdtContent>
                </w:sdt>
                <w:sdt>
                  <w:sdtPr>
                    <w:tag w:val="goog_rdk_373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]==</w:delText>
                    </w:r>
                  </w:sdtContent>
                </w:sdt>
                <w:sdt>
                  <w:sdtPr>
                    <w:tag w:val="goog_rdk_373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32</w:delText>
                    </w:r>
                  </w:sdtContent>
                </w:sdt>
                <w:sdt>
                  <w:sdtPr>
                    <w:tag w:val="goog_rdk_373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</w:delText>
                      <w:br w:type="textWrapping"/>
                      <w:delText xml:space="preserve">            {</w:delText>
                      <w:br w:type="textWrapping"/>
                      <w:delText xml:space="preserve">               </w:delText>
                    </w:r>
                  </w:sdtContent>
                </w:sdt>
                <w:sdt>
                  <w:sdtPr>
                    <w:tag w:val="goog_rdk_373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for</w:delText>
                    </w:r>
                  </w:sdtContent>
                </w:sdt>
                <w:sdt>
                  <w:sdtPr>
                    <w:tag w:val="goog_rdk_374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74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int</w:delText>
                    </w:r>
                  </w:sdtContent>
                </w:sdt>
                <w:sdt>
                  <w:sdtPr>
                    <w:tag w:val="goog_rdk_374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k</w:delText>
                    </w:r>
                  </w:sdtContent>
                </w:sdt>
                <w:sdt>
                  <w:sdtPr>
                    <w:tag w:val="goog_rdk_374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=</w:delText>
                    </w:r>
                  </w:sdtContent>
                </w:sdt>
                <w:sdt>
                  <w:sdtPr>
                    <w:tag w:val="goog_rdk_374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j</w:delText>
                    </w:r>
                  </w:sdtContent>
                </w:sdt>
                <w:sdt>
                  <w:sdtPr>
                    <w:tag w:val="goog_rdk_374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</w:r>
                  </w:sdtContent>
                </w:sdt>
                <w:sdt>
                  <w:sdtPr>
                    <w:tag w:val="goog_rdk_374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k</w:delText>
                    </w:r>
                  </w:sdtContent>
                </w:sdt>
                <w:sdt>
                  <w:sdtPr>
                    <w:tag w:val="goog_rdk_374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&lt;=</w:delText>
                    </w:r>
                  </w:sdtContent>
                </w:sdt>
                <w:sdt>
                  <w:sdtPr>
                    <w:tag w:val="goog_rdk_374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strlen</w:delText>
                    </w:r>
                  </w:sdtContent>
                </w:sdt>
                <w:sdt>
                  <w:sdtPr>
                    <w:tag w:val="goog_rdk_374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75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75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)-</w:delText>
                    </w:r>
                  </w:sdtContent>
                </w:sdt>
                <w:sdt>
                  <w:sdtPr>
                    <w:tag w:val="goog_rdk_375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1</w:delText>
                    </w:r>
                  </w:sdtContent>
                </w:sdt>
                <w:sdt>
                  <w:sdtPr>
                    <w:tag w:val="goog_rdk_375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</w:r>
                  </w:sdtContent>
                </w:sdt>
                <w:sdt>
                  <w:sdtPr>
                    <w:tag w:val="goog_rdk_375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k</w:delText>
                    </w:r>
                  </w:sdtContent>
                </w:sdt>
                <w:sdt>
                  <w:sdtPr>
                    <w:tag w:val="goog_rdk_375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++)</w:delText>
                      <w:br w:type="textWrapping"/>
                      <w:delText xml:space="preserve">               </w:delText>
                    </w:r>
                  </w:sdtContent>
                </w:sdt>
                <w:sdt>
                  <w:sdtPr>
                    <w:tag w:val="goog_rdk_375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printf</w:delText>
                    </w:r>
                  </w:sdtContent>
                </w:sdt>
                <w:sdt>
                  <w:sdtPr>
                    <w:tag w:val="goog_rdk_375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75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"%c"</w:delText>
                    </w:r>
                  </w:sdtContent>
                </w:sdt>
                <w:sdt>
                  <w:sdtPr>
                    <w:tag w:val="goog_rdk_375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,</w:delText>
                    </w:r>
                  </w:sdtContent>
                </w:sdt>
                <w:sdt>
                  <w:sdtPr>
                    <w:tag w:val="goog_rdk_376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76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[</w:delText>
                    </w:r>
                  </w:sdtContent>
                </w:sdt>
                <w:sdt>
                  <w:sdtPr>
                    <w:tag w:val="goog_rdk_376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k</w:delText>
                    </w:r>
                  </w:sdtContent>
                </w:sdt>
                <w:sdt>
                  <w:sdtPr>
                    <w:tag w:val="goog_rdk_376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]);</w:delText>
                      <w:br w:type="textWrapping"/>
                      <w:delText xml:space="preserve">               </w:delText>
                    </w:r>
                  </w:sdtContent>
                </w:sdt>
                <w:sdt>
                  <w:sdtPr>
                    <w:tag w:val="goog_rdk_376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break</w:delText>
                    </w:r>
                  </w:sdtContent>
                </w:sdt>
                <w:sdt>
                  <w:sdtPr>
                    <w:tag w:val="goog_rdk_376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  <w:br w:type="textWrapping"/>
                      <w:delText xml:space="preserve">            }</w:delText>
                      <w:br w:type="textWrapping"/>
                      <w:delText xml:space="preserve">         }</w:delText>
                      <w:br w:type="textWrapping"/>
                      <w:delText xml:space="preserve">         </w:delText>
                    </w:r>
                  </w:sdtContent>
                </w:sdt>
                <w:sdt>
                  <w:sdtPr>
                    <w:tag w:val="goog_rdk_376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break</w:delText>
                    </w:r>
                  </w:sdtContent>
                </w:sdt>
                <w:sdt>
                  <w:sdtPr>
                    <w:tag w:val="goog_rdk_376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  <w:br w:type="textWrapping"/>
                      <w:delText xml:space="preserve">      }</w:delText>
                      <w:br w:type="textWrapping"/>
                      <w:delText xml:space="preserve">    }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76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getch</w:delText>
                    </w:r>
                  </w:sdtContent>
                </w:sdt>
                <w:sdt>
                  <w:sdtPr>
                    <w:tag w:val="goog_rdk_376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();</w:delText>
                      <w:br w:type="textWrapping"/>
                      <w:delText xml:space="preserve">}</w:delText>
                    </w:r>
                  </w:sdtContent>
                </w:sdt>
                <w:sdt>
                  <w:sdtPr>
                    <w:tag w:val="goog_rdk_3770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del>
            </w:sdtContent>
          </w:sdt>
        </w:p>
      </w:sdtContent>
    </w:sdt>
    <w:sdt>
      <w:sdtPr>
        <w:tag w:val="goog_rdk_3851"/>
      </w:sdtPr>
      <w:sdtContent>
        <w:p w:rsidR="00000000" w:rsidDel="00000000" w:rsidP="00000000" w:rsidRDefault="00000000" w:rsidRPr="00000000" w14:paraId="000006D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1"/>
              <w:color w:val="000000"/>
              <w:sz w:val="17"/>
              <w:szCs w:val="17"/>
              <w:u w:val="none"/>
              <w:shd w:fill="auto" w:val="clear"/>
              <w:vertAlign w:val="baseline"/>
              <w:rPrChange w:author="Alexander Kostylev" w:id="74" w:date="2022-03-14T02:23:57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772"/>
            </w:sdtPr>
            <w:sdtContent>
              <w:del w:author="Anonymous" w:id="53" w:date="2022-03-12T13:56:31Z"/>
              <w:sdt>
                <w:sdtPr>
                  <w:tag w:val="goog_rdk_3773"/>
                </w:sdtPr>
                <w:sdtContent>
                  <w:del w:author="Anonymous" w:id="53" w:date="2022-03-12T13:56:31Z">
                    <w:r w:rsidDel="00000000" w:rsidR="00000000" w:rsidRPr="00000000">
                      <w:rPr>
                        <w:rFonts w:ascii="Verdana" w:cs="Verdana" w:eastAsia="Verdana" w:hAnsi="Verdana"/>
                        <w:b w:val="0"/>
                        <w:i w:val="0"/>
                        <w:smallCaps w:val="0"/>
                        <w:strike w:val="1"/>
                        <w:color w:val="3e3e3e"/>
                        <w:sz w:val="20"/>
                        <w:szCs w:val="20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Verdana" w:cs="Verdana" w:eastAsia="Verdana" w:hAnsi="Verdana"/>
                            <w:b w:val="0"/>
                            <w:i w:val="0"/>
                            <w:smallCaps w:val="0"/>
                            <w:strike w:val="0"/>
                            <w:color w:val="3e3e3e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br w:type="textWrapping"/>
                    </w:r>
                  </w:del>
                </w:sdtContent>
              </w:sdt>
              <w:del w:author="Anonymous" w:id="53" w:date="2022-03-12T13:56:31Z">
                <w:sdt>
                  <w:sdtPr>
                    <w:tag w:val="goog_rdk_3774"/>
                  </w:sdtPr>
                  <w:sdtContent>
                    <w:r w:rsidDel="00000000" w:rsidR="00000000" w:rsidRPr="00000000">
                      <w:rPr>
                        <w:rFonts w:ascii="Verdana" w:cs="Verdana" w:eastAsia="Verdana" w:hAnsi="Verdana"/>
                        <w:b w:val="0"/>
                        <w:i w:val="0"/>
                        <w:smallCaps w:val="0"/>
                        <w:strike w:val="1"/>
                        <w:color w:val="3e3e3e"/>
                        <w:sz w:val="20"/>
                        <w:szCs w:val="20"/>
                        <w:highlight w:val="white"/>
                        <w:u w:val="none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Verdana" w:cs="Verdana" w:eastAsia="Verdana" w:hAnsi="Verdana"/>
                            <w:b w:val="0"/>
                            <w:i w:val="0"/>
                            <w:smallCaps w:val="0"/>
                            <w:strike w:val="0"/>
                            <w:color w:val="3e3e3e"/>
                            <w:sz w:val="20"/>
                            <w:szCs w:val="20"/>
                            <w:highlight w:val="white"/>
                            <w:u w:val="none"/>
                            <w:vertAlign w:val="baseline"/>
                          </w:rPr>
                        </w:rPrChange>
                      </w:rPr>
                      <w:delText xml:space="preserve">4) Nhập vào họ và tên xuất ra họ, tên đệm, tên mỗi từ 1 dòng;</w:delText>
                    </w:r>
                  </w:sdtContent>
                </w:sdt>
                <w:sdt>
                  <w:sdtPr>
                    <w:tag w:val="goog_rdk_3775"/>
                  </w:sdtPr>
                  <w:sdtContent>
                    <w:r w:rsidDel="00000000" w:rsidR="00000000" w:rsidRPr="00000000">
                      <w:rPr>
                        <w:rFonts w:ascii="Verdana" w:cs="Verdana" w:eastAsia="Verdana" w:hAnsi="Verdana"/>
                        <w:b w:val="0"/>
                        <w:i w:val="0"/>
                        <w:smallCaps w:val="0"/>
                        <w:strike w:val="1"/>
                        <w:color w:val="3e3e3e"/>
                        <w:sz w:val="20"/>
                        <w:szCs w:val="20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Verdana" w:cs="Verdana" w:eastAsia="Verdana" w:hAnsi="Verdana"/>
                            <w:b w:val="0"/>
                            <w:i w:val="0"/>
                            <w:smallCaps w:val="0"/>
                            <w:strike w:val="0"/>
                            <w:color w:val="3e3e3e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br w:type="textWrapping"/>
                      <w:br w:type="textWrapping"/>
                    </w:r>
                  </w:sdtContent>
                </w:sdt>
                <w:sdt>
                  <w:sdtPr>
                    <w:tag w:val="goog_rdk_3776"/>
                  </w:sdtPr>
                  <w:sdtContent>
                    <w:r w:rsidDel="00000000" w:rsidR="00000000" w:rsidRPr="00000000">
                      <w:rPr>
                        <w:rFonts w:ascii="Verdana" w:cs="Verdana" w:eastAsia="Verdana" w:hAnsi="Verdana"/>
                        <w:b w:val="0"/>
                        <w:i w:val="0"/>
                        <w:smallCaps w:val="0"/>
                        <w:strike w:val="1"/>
                        <w:color w:val="3e3e3e"/>
                        <w:sz w:val="20"/>
                        <w:szCs w:val="20"/>
                        <w:highlight w:val="white"/>
                        <w:u w:val="none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Verdana" w:cs="Verdana" w:eastAsia="Verdana" w:hAnsi="Verdana"/>
                            <w:b w:val="0"/>
                            <w:i w:val="0"/>
                            <w:smallCaps w:val="0"/>
                            <w:strike w:val="0"/>
                            <w:color w:val="3e3e3e"/>
                            <w:sz w:val="20"/>
                            <w:szCs w:val="20"/>
                            <w:highlight w:val="white"/>
                            <w:u w:val="none"/>
                            <w:vertAlign w:val="baseline"/>
                          </w:rPr>
                        </w:rPrChange>
                      </w:rPr>
                      <w:delText xml:space="preserve">VD Nhập vào</w:delText>
                    </w:r>
                  </w:sdtContent>
                </w:sdt>
                <w:sdt>
                  <w:sdtPr>
                    <w:tag w:val="goog_rdk_3777"/>
                  </w:sdtPr>
                  <w:sdtContent>
                    <w:r w:rsidDel="00000000" w:rsidR="00000000" w:rsidRPr="00000000">
                      <w:rPr>
                        <w:rFonts w:ascii="Verdana" w:cs="Verdana" w:eastAsia="Verdana" w:hAnsi="Verdana"/>
                        <w:b w:val="0"/>
                        <w:i w:val="0"/>
                        <w:smallCaps w:val="0"/>
                        <w:strike w:val="1"/>
                        <w:color w:val="0000ff"/>
                        <w:sz w:val="20"/>
                        <w:szCs w:val="20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Verdana" w:cs="Verdana" w:eastAsia="Verdana" w:hAnsi="Verdana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 tran van thoa</w:delText>
                    </w:r>
                  </w:sdtContent>
                </w:sdt>
                <w:sdt>
                  <w:sdtPr>
                    <w:tag w:val="goog_rdk_3778"/>
                  </w:sdtPr>
                  <w:sdtContent>
                    <w:r w:rsidDel="00000000" w:rsidR="00000000" w:rsidRPr="00000000">
                      <w:rPr>
                        <w:rFonts w:ascii="Verdana" w:cs="Verdana" w:eastAsia="Verdana" w:hAnsi="Verdana"/>
                        <w:b w:val="0"/>
                        <w:i w:val="0"/>
                        <w:smallCaps w:val="0"/>
                        <w:strike w:val="1"/>
                        <w:color w:val="3e3e3e"/>
                        <w:sz w:val="20"/>
                        <w:szCs w:val="20"/>
                        <w:highlight w:val="white"/>
                        <w:u w:val="none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Verdana" w:cs="Verdana" w:eastAsia="Verdana" w:hAnsi="Verdana"/>
                            <w:b w:val="0"/>
                            <w:i w:val="0"/>
                            <w:smallCaps w:val="0"/>
                            <w:strike w:val="0"/>
                            <w:color w:val="3e3e3e"/>
                            <w:sz w:val="20"/>
                            <w:szCs w:val="20"/>
                            <w:highlight w:val="white"/>
                            <w:u w:val="none"/>
                            <w:vertAlign w:val="baseline"/>
                          </w:rPr>
                        </w:rPrChange>
                      </w:rPr>
                      <w:delText xml:space="preserve"> xuất ra</w:delText>
                    </w:r>
                  </w:sdtContent>
                </w:sdt>
                <w:sdt>
                  <w:sdtPr>
                    <w:tag w:val="goog_rdk_3779"/>
                  </w:sdtPr>
                  <w:sdtContent>
                    <w:r w:rsidDel="00000000" w:rsidR="00000000" w:rsidRPr="00000000">
                      <w:rPr>
                        <w:rFonts w:ascii="Verdana" w:cs="Verdana" w:eastAsia="Verdana" w:hAnsi="Verdana"/>
                        <w:b w:val="0"/>
                        <w:i w:val="0"/>
                        <w:smallCaps w:val="0"/>
                        <w:strike w:val="1"/>
                        <w:color w:val="0000ff"/>
                        <w:sz w:val="20"/>
                        <w:szCs w:val="20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Verdana" w:cs="Verdana" w:eastAsia="Verdana" w:hAnsi="Verdana"/>
                            <w:b w:val="0"/>
                            <w:i w:val="0"/>
                            <w:smallCaps w:val="0"/>
                            <w:strike w:val="0"/>
                            <w:color w:val="0000ff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br w:type="textWrapping"/>
                      <w:delText xml:space="preserve">tran</w:delText>
                      <w:br w:type="textWrapping"/>
                      <w:delText xml:space="preserve">van</w:delText>
                      <w:br w:type="textWrapping"/>
                      <w:delText xml:space="preserve">thoa</w:delText>
                    </w:r>
                  </w:sdtContent>
                </w:sdt>
                <w:sdt>
                  <w:sdtPr>
                    <w:tag w:val="goog_rdk_3780"/>
                  </w:sdtPr>
                  <w:sdtContent>
                    <w:r w:rsidDel="00000000" w:rsidR="00000000" w:rsidRPr="00000000">
                      <w:rPr>
                        <w:rFonts w:ascii="Verdana" w:cs="Verdana" w:eastAsia="Verdana" w:hAnsi="Verdana"/>
                        <w:b w:val="0"/>
                        <w:i w:val="0"/>
                        <w:smallCaps w:val="0"/>
                        <w:strike w:val="1"/>
                        <w:color w:val="3e3e3e"/>
                        <w:sz w:val="20"/>
                        <w:szCs w:val="20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Verdana" w:cs="Verdana" w:eastAsia="Verdana" w:hAnsi="Verdana"/>
                            <w:b w:val="0"/>
                            <w:i w:val="0"/>
                            <w:smallCaps w:val="0"/>
                            <w:strike w:val="0"/>
                            <w:color w:val="3e3e3e"/>
                            <w:sz w:val="20"/>
                            <w:szCs w:val="20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br w:type="textWrapping"/>
                    </w:r>
                  </w:sdtContent>
                </w:sdt>
                <w:sdt>
                  <w:sdtPr>
                    <w:tag w:val="goog_rdk_378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88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#include</w:delText>
                    </w:r>
                  </w:sdtContent>
                </w:sdt>
                <w:sdt>
                  <w:sdtPr>
                    <w:tag w:val="goog_rdk_378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78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&lt;conio.h&gt;</w:delText>
                    </w:r>
                  </w:sdtContent>
                </w:sdt>
                <w:sdt>
                  <w:sdtPr>
                    <w:tag w:val="goog_rdk_378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78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88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#include</w:delText>
                    </w:r>
                  </w:sdtContent>
                </w:sdt>
                <w:sdt>
                  <w:sdtPr>
                    <w:tag w:val="goog_rdk_378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78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&lt;stdio.h&gt;</w:delText>
                    </w:r>
                  </w:sdtContent>
                </w:sdt>
                <w:sdt>
                  <w:sdtPr>
                    <w:tag w:val="goog_rdk_378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78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88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88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#include</w:delText>
                    </w:r>
                  </w:sdtContent>
                </w:sdt>
                <w:sdt>
                  <w:sdtPr>
                    <w:tag w:val="goog_rdk_379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</w:delText>
                    </w:r>
                  </w:sdtContent>
                </w:sdt>
                <w:sdt>
                  <w:sdtPr>
                    <w:tag w:val="goog_rdk_379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&lt;string.h&gt;</w:delText>
                    </w:r>
                  </w:sdtContent>
                </w:sdt>
                <w:sdt>
                  <w:sdtPr>
                    <w:tag w:val="goog_rdk_379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br w:type="textWrapping"/>
                      <w:br w:type="textWrapping"/>
                    </w:r>
                  </w:sdtContent>
                </w:sdt>
                <w:sdt>
                  <w:sdtPr>
                    <w:tag w:val="goog_rdk_379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int</w:delText>
                    </w:r>
                  </w:sdtContent>
                </w:sdt>
                <w:sdt>
                  <w:sdtPr>
                    <w:tag w:val="goog_rdk_379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main</w:delText>
                    </w:r>
                  </w:sdtContent>
                </w:sdt>
                <w:sdt>
                  <w:sdtPr>
                    <w:tag w:val="goog_rdk_379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()</w:delText>
                      <w:br w:type="textWrapping"/>
                      <w:delText xml:space="preserve">{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79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char</w:delText>
                    </w:r>
                  </w:sdtContent>
                </w:sdt>
                <w:sdt>
                  <w:sdtPr>
                    <w:tag w:val="goog_rdk_379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xau</w:delText>
                    </w:r>
                  </w:sdtContent>
                </w:sdt>
                <w:sdt>
                  <w:sdtPr>
                    <w:tag w:val="goog_rdk_379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[</w:delText>
                    </w:r>
                  </w:sdtContent>
                </w:sdt>
                <w:sdt>
                  <w:sdtPr>
                    <w:tag w:val="goog_rdk_379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30</w:delText>
                    </w:r>
                  </w:sdtContent>
                </w:sdt>
                <w:sdt>
                  <w:sdtPr>
                    <w:tag w:val="goog_rdk_380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];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80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printf</w:delText>
                    </w:r>
                  </w:sdtContent>
                </w:sdt>
                <w:sdt>
                  <w:sdtPr>
                    <w:tag w:val="goog_rdk_380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80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"Nhap vao mot chuoi: "</w:delText>
                    </w:r>
                  </w:sdtContent>
                </w:sdt>
                <w:sdt>
                  <w:sdtPr>
                    <w:tag w:val="goog_rdk_380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);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80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gets</w:delText>
                    </w:r>
                  </w:sdtContent>
                </w:sdt>
                <w:sdt>
                  <w:sdtPr>
                    <w:tag w:val="goog_rdk_380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80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80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);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80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for</w:delText>
                    </w:r>
                  </w:sdtContent>
                </w:sdt>
                <w:sdt>
                  <w:sdtPr>
                    <w:tag w:val="goog_rdk_381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81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int</w:delText>
                    </w:r>
                  </w:sdtContent>
                </w:sdt>
                <w:sdt>
                  <w:sdtPr>
                    <w:tag w:val="goog_rdk_381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i</w:delText>
                    </w:r>
                  </w:sdtContent>
                </w:sdt>
                <w:sdt>
                  <w:sdtPr>
                    <w:tag w:val="goog_rdk_381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=</w:delText>
                    </w:r>
                  </w:sdtContent>
                </w:sdt>
                <w:sdt>
                  <w:sdtPr>
                    <w:tag w:val="goog_rdk_381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0</w:delText>
                    </w:r>
                  </w:sdtContent>
                </w:sdt>
                <w:sdt>
                  <w:sdtPr>
                    <w:tag w:val="goog_rdk_381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</w:r>
                  </w:sdtContent>
                </w:sdt>
                <w:sdt>
                  <w:sdtPr>
                    <w:tag w:val="goog_rdk_381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81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&lt;=</w:delText>
                    </w:r>
                  </w:sdtContent>
                </w:sdt>
                <w:sdt>
                  <w:sdtPr>
                    <w:tag w:val="goog_rdk_381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strlen</w:delText>
                    </w:r>
                  </w:sdtContent>
                </w:sdt>
                <w:sdt>
                  <w:sdtPr>
                    <w:tag w:val="goog_rdk_381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82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82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)-</w:delText>
                    </w:r>
                  </w:sdtContent>
                </w:sdt>
                <w:sdt>
                  <w:sdtPr>
                    <w:tag w:val="goog_rdk_382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1</w:delText>
                    </w:r>
                  </w:sdtContent>
                </w:sdt>
                <w:sdt>
                  <w:sdtPr>
                    <w:tag w:val="goog_rdk_382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;</w:delText>
                    </w:r>
                  </w:sdtContent>
                </w:sdt>
                <w:sdt>
                  <w:sdtPr>
                    <w:tag w:val="goog_rdk_382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82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++)</w:delText>
                      <w:br w:type="textWrapping"/>
                      <w:delText xml:space="preserve">    {</w:delText>
                      <w:br w:type="textWrapping"/>
                      <w:delText xml:space="preserve">      </w:delText>
                    </w:r>
                  </w:sdtContent>
                </w:sdt>
                <w:sdt>
                  <w:sdtPr>
                    <w:tag w:val="goog_rdk_382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if</w:delText>
                    </w:r>
                  </w:sdtContent>
                </w:sdt>
                <w:sdt>
                  <w:sdtPr>
                    <w:tag w:val="goog_rdk_382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82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82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[</w:delText>
                    </w:r>
                  </w:sdtContent>
                </w:sdt>
                <w:sdt>
                  <w:sdtPr>
                    <w:tag w:val="goog_rdk_383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83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]!=</w:delText>
                    </w:r>
                  </w:sdtContent>
                </w:sdt>
                <w:sdt>
                  <w:sdtPr>
                    <w:tag w:val="goog_rdk_383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6666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6666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32</w:delText>
                    </w:r>
                  </w:sdtContent>
                </w:sdt>
                <w:sdt>
                  <w:sdtPr>
                    <w:tag w:val="goog_rdk_383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</w:delText>
                      <w:br w:type="textWrapping"/>
                      <w:delText xml:space="preserve">      {</w:delText>
                      <w:br w:type="textWrapping"/>
                      <w:delText xml:space="preserve">          </w:delText>
                    </w:r>
                  </w:sdtContent>
                </w:sdt>
                <w:sdt>
                  <w:sdtPr>
                    <w:tag w:val="goog_rdk_383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printf</w:delText>
                    </w:r>
                  </w:sdtContent>
                </w:sdt>
                <w:sdt>
                  <w:sdtPr>
                    <w:tag w:val="goog_rdk_383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83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"%c"</w:delText>
                    </w:r>
                  </w:sdtContent>
                </w:sdt>
                <w:sdt>
                  <w:sdtPr>
                    <w:tag w:val="goog_rdk_383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,</w:delText>
                    </w:r>
                  </w:sdtContent>
                </w:sdt>
                <w:sdt>
                  <w:sdtPr>
                    <w:tag w:val="goog_rdk_383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xau</w:delText>
                    </w:r>
                  </w:sdtContent>
                </w:sdt>
                <w:sdt>
                  <w:sdtPr>
                    <w:tag w:val="goog_rdk_383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[</w:delText>
                    </w:r>
                  </w:sdtContent>
                </w:sdt>
                <w:sdt>
                  <w:sdtPr>
                    <w:tag w:val="goog_rdk_3840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i</w:delText>
                    </w:r>
                  </w:sdtContent>
                </w:sdt>
                <w:sdt>
                  <w:sdtPr>
                    <w:tag w:val="goog_rdk_3841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]);</w:delText>
                      <w:br w:type="textWrapping"/>
                      <w:delText xml:space="preserve">      }</w:delText>
                      <w:br w:type="textWrapping"/>
                      <w:delText xml:space="preserve">        </w:delText>
                    </w:r>
                  </w:sdtContent>
                </w:sdt>
                <w:sdt>
                  <w:sdtPr>
                    <w:tag w:val="goog_rdk_3842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88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88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else</w:delText>
                    </w:r>
                  </w:sdtContent>
                </w:sdt>
                <w:sdt>
                  <w:sdtPr>
                    <w:tag w:val="goog_rdk_3843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       {</w:delText>
                      <w:br w:type="textWrapping"/>
                      <w:delText xml:space="preserve">            </w:delText>
                    </w:r>
                  </w:sdtContent>
                </w:sdt>
                <w:sdt>
                  <w:sdtPr>
                    <w:tag w:val="goog_rdk_3844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printf</w:delText>
                    </w:r>
                  </w:sdtContent>
                </w:sdt>
                <w:sdt>
                  <w:sdtPr>
                    <w:tag w:val="goog_rdk_3845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</w:delText>
                    </w:r>
                  </w:sdtContent>
                </w:sdt>
                <w:sdt>
                  <w:sdtPr>
                    <w:tag w:val="goog_rdk_3846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88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88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"\n"</w:delText>
                    </w:r>
                  </w:sdtContent>
                </w:sdt>
                <w:sdt>
                  <w:sdtPr>
                    <w:tag w:val="goog_rdk_3847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);</w:delText>
                      <w:br w:type="textWrapping"/>
                      <w:delText xml:space="preserve">      }</w:delText>
                      <w:br w:type="textWrapping"/>
                      <w:delText xml:space="preserve">    }</w:delText>
                      <w:br w:type="textWrapping"/>
                      <w:delText xml:space="preserve">    </w:delText>
                    </w:r>
                  </w:sdtContent>
                </w:sdt>
                <w:sdt>
                  <w:sdtPr>
                    <w:tag w:val="goog_rdk_3848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0000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getch</w:delText>
                    </w:r>
                  </w:sdtContent>
                </w:sdt>
                <w:sdt>
                  <w:sdtPr>
                    <w:tag w:val="goog_rdk_3849"/>
                  </w:sdtPr>
                  <w:sdtContent>
                    <w:r w:rsidDel="00000000" w:rsidR="00000000" w:rsidRPr="00000000">
                      <w:rPr>
                        <w:rFonts w:ascii="Consolas" w:cs="Consolas" w:eastAsia="Consolas" w:hAnsi="Consolas"/>
                        <w:b w:val="0"/>
                        <w:i w:val="0"/>
                        <w:smallCaps w:val="0"/>
                        <w:strike w:val="1"/>
                        <w:color w:val="666600"/>
                        <w:sz w:val="17"/>
                        <w:szCs w:val="17"/>
                        <w:u w:val="none"/>
                        <w:shd w:fill="auto" w:val="clear"/>
                        <w:vertAlign w:val="baseline"/>
                        <w:rtl w:val="0"/>
                        <w:rPrChange w:author="Alexander Kostylev" w:id="74" w:date="2022-03-14T02:23:57Z">
                          <w:rPr>
                            <w:rFonts w:ascii="Consolas" w:cs="Consolas" w:eastAsia="Consolas" w:hAnsi="Consolas"/>
                            <w:b w:val="0"/>
                            <w:i w:val="0"/>
                            <w:smallCaps w:val="0"/>
                            <w:strike w:val="0"/>
                            <w:color w:val="666600"/>
                            <w:sz w:val="17"/>
                            <w:szCs w:val="17"/>
                            <w:u w:val="none"/>
                            <w:shd w:fill="auto" w:val="clear"/>
                            <w:vertAlign w:val="baseline"/>
                          </w:rPr>
                        </w:rPrChange>
                      </w:rPr>
                      <w:delText xml:space="preserve">();</w:delText>
                      <w:br w:type="textWrapping"/>
                      <w:delText xml:space="preserve">}</w:delText>
                    </w:r>
                  </w:sdtContent>
                </w:sdt>
                <w:sdt>
                  <w:sdtPr>
                    <w:tag w:val="goog_rdk_3850"/>
                  </w:sdtPr>
                  <w:sdtContent>
                    <w:r w:rsidDel="00000000" w:rsidR="00000000" w:rsidRPr="00000000">
                      <w:rPr>
                        <w:rtl w:val="0"/>
                      </w:rPr>
                    </w:r>
                  </w:sdtContent>
                </w:sdt>
              </w:del>
            </w:sdtContent>
          </w:sdt>
        </w:p>
      </w:sdtContent>
    </w:sdt>
    <w:sdt>
      <w:sdtPr>
        <w:tag w:val="goog_rdk_3853"/>
      </w:sdtPr>
      <w:sdtContent>
        <w:p w:rsidR="00000000" w:rsidDel="00000000" w:rsidP="00000000" w:rsidRDefault="00000000" w:rsidRPr="00000000" w14:paraId="000006DB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52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55"/>
      </w:sdtPr>
      <w:sdtContent>
        <w:p w:rsidR="00000000" w:rsidDel="00000000" w:rsidP="00000000" w:rsidRDefault="00000000" w:rsidRPr="00000000" w14:paraId="000006DC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54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57"/>
      </w:sdtPr>
      <w:sdtContent>
        <w:p w:rsidR="00000000" w:rsidDel="00000000" w:rsidP="00000000" w:rsidRDefault="00000000" w:rsidRPr="00000000" w14:paraId="000006DD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56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59"/>
      </w:sdtPr>
      <w:sdtContent>
        <w:p w:rsidR="00000000" w:rsidDel="00000000" w:rsidP="00000000" w:rsidRDefault="00000000" w:rsidRPr="00000000" w14:paraId="000006DE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5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5) Nhập vào 1 dãy số và đọc dãy số đó.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VD: 123 đọc là một trăm hai mươi ba</w:delText>
                </w:r>
              </w:del>
            </w:sdtContent>
          </w:sdt>
        </w:p>
      </w:sdtContent>
    </w:sdt>
    <w:sdt>
      <w:sdtPr>
        <w:tag w:val="goog_rdk_3864"/>
      </w:sdtPr>
      <w:sdtContent>
        <w:p w:rsidR="00000000" w:rsidDel="00000000" w:rsidP="00000000" w:rsidRDefault="00000000" w:rsidRPr="00000000" w14:paraId="000006D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86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&lt;conio.h&gt;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*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{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doc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]={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"Mot"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"Hai"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"Ba"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"Bon"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"Nam"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"Sau"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"Bay"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"Tam"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"Chin"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donvi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chuc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tram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tram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{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strcat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tram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strcat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Tram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}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chuc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{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chuc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strcat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Muoi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      {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strcat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chuc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strcat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Muoi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   }</w:delText>
                  <w:br w:type="textWrapping"/>
                  <w:delText xml:space="preserve">   }</w:delText>
                  <w:br w:type="textWrapping"/>
                  <w:delText xml:space="preserve">   </w:delText>
                </w:r>
              </w:del>
            </w:sdtContent>
          </w:sdt>
          <w:sdt>
            <w:sdtPr>
              <w:tag w:val="goog_rdk_3861"/>
            </w:sdtPr>
            <w:sdtContent>
              <w:ins w:author="Tran Thanh Phuong (K16_HL)" w:id="76" w:date="2022-03-15T10:44:39Z">
                <w:sdt>
                  <w:sdtPr>
                    <w:tag w:val="goog_rdk_3862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donvi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&gt;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</w:delText>
                        <w:br w:type="textWrapping"/>
                        <w:delText xml:space="preserve">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strcat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doc_so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,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doc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[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donvi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]);</w:delText>
                        <w:br w:type="textWrapping"/>
                        <w:delText xml:space="preserve">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return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doc_so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;</w:delText>
                        <w:br w:type="textWrapping"/>
                        <w:delText xml:space="preserve">}</w:delText>
                        <w:br w:type="textWrapping"/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int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main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()</w:delText>
                        <w:br w:type="textWrapping"/>
                        <w:delText xml:space="preserve">{</w:delText>
                        <w:br w:type="textWrapping"/>
                        <w:delText xml:space="preserve">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int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;</w:delText>
                        <w:br w:type="textWrapping"/>
                        <w:delText xml:space="preserve">    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printf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"Nhap vao mot day so: "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);</w:delText>
                        <w:br w:type="textWrapping"/>
                        <w:delText xml:space="preserve">    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scanf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"%d"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,&amp;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);</w:delText>
                        <w:br w:type="textWrapping"/>
                        <w:delText xml:space="preserve">    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==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</w:delText>
                        <w:br w:type="textWrapping"/>
                        <w:delText xml:space="preserve">    {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printf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"Khong"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);</w:delText>
                        <w:br w:type="textWrapping"/>
                        <w:delText xml:space="preserve">   }</w:delText>
                        <w:br w:type="textWrapping"/>
                        <w:delText xml:space="preserve">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else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   {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int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tram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=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%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1000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;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=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/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1000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;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int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ngan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=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%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1000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;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=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/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1000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;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int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trieu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=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%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1000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;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int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 ty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=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/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1000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;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ty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&gt;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</w:delText>
                        <w:br w:type="textWrapping"/>
                        <w:delText xml:space="preserve">      {</w:delText>
                        <w:br w:type="textWrapping"/>
                        <w:delText xml:space="preserve">   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printf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"%s Ty"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,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docso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ty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));</w:delText>
                        <w:br w:type="textWrapping"/>
                        <w:delText xml:space="preserve">      }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trieu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&gt;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</w:delText>
                        <w:br w:type="textWrapping"/>
                        <w:delText xml:space="preserve">      {</w:delText>
                        <w:br w:type="textWrapping"/>
                        <w:delText xml:space="preserve">   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printf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" %s Trieu "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,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docso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trieu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));</w:delText>
                        <w:br w:type="textWrapping"/>
                        <w:delText xml:space="preserve">      }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ngan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&gt;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</w:delText>
                        <w:br w:type="textWrapping"/>
                        <w:delText xml:space="preserve">      {</w:delText>
                        <w:br w:type="textWrapping"/>
                        <w:delText xml:space="preserve">   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printf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" %s Ngan "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,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docso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ngan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));</w:delText>
                        <w:br w:type="textWrapping"/>
                        <w:delText xml:space="preserve">      }</w:delText>
                        <w:br w:type="textWrapping"/>
                        <w:delText xml:space="preserve">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if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tram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&gt;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0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</w:delText>
                        <w:br w:type="textWrapping"/>
                        <w:delText xml:space="preserve">      {</w:delText>
                        <w:br w:type="textWrapping"/>
                        <w:delText xml:space="preserve">         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printf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" %s "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,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docso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(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tram</w:delText>
                      </w:r>
                      <w:r w:rsidDel="00000000" w:rsidR="00000000" w:rsidRPr="00000000">
                        <w:rPr>
                          <w:rFonts w:ascii="Consolas" w:cs="Consolas" w:eastAsia="Consolas" w:hAnsi="Consolas"/>
                          <w:b w:val="0"/>
                          <w:i w:val="0"/>
                          <w:smallCaps w:val="0"/>
                          <w:strike w:val="0"/>
                          <w:color w:val="666600"/>
                          <w:sz w:val="17"/>
                          <w:szCs w:val="17"/>
                          <w:u w:val="none"/>
                          <w:shd w:fill="auto" w:val="clear"/>
                          <w:vertAlign w:val="baseline"/>
                          <w:rtl w:val="0"/>
                        </w:rPr>
                        <w:delText xml:space="preserve">));</w:delText>
                        <w:br w:type="textWrapping"/>
                        <w:delText xml:space="preserve">      }</w:delText>
                        <w:br w:type="textWrapping"/>
                        <w:delText xml:space="preserve">   }</w:delText>
                        <w:br w:type="textWrapping"/>
                      </w:r>
                    </w:del>
                  </w:sdtContent>
                </w:sdt>
              </w:ins>
            </w:sdtContent>
          </w:sdt>
          <w:sdt>
            <w:sdtPr>
              <w:tag w:val="goog_rdk_3863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donvi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strcat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donvi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]);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doc_so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}</w:delText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  <w:br w:type="textWrapping"/>
                  <w:delText xml:space="preserve">{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"Nhap vao mot day so: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 {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"Khong"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}</w:delText>
                  <w:br w:type="textWrapping"/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   {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tram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ngan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trieu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%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ty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/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1000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ty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   {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"%s Ty"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ty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  <w:br w:type="textWrapping"/>
                  <w:delText xml:space="preserve">      }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trieu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   {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%s Trieu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trieu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  <w:br w:type="textWrapping"/>
                  <w:delText xml:space="preserve">      }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ngan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   {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%s Ngan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ngan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  <w:br w:type="textWrapping"/>
                  <w:delText xml:space="preserve">      }</w:delText>
                  <w:br w:type="textWrapping"/>
                  <w:delText xml:space="preserve">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tram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   {</w:delText>
                  <w:br w:type="textWrapping"/>
                  <w:delText xml:space="preserve">      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%s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docso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tram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));</w:delText>
                  <w:br w:type="textWrapping"/>
                  <w:delText xml:space="preserve">      }</w:delText>
                  <w:br w:type="textWrapping"/>
                  <w:delText xml:space="preserve">   }</w:delText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  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getch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();</w:delText>
                  <w:br w:type="textWrapping"/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69"/>
      </w:sdtPr>
      <w:sdtContent>
        <w:p w:rsidR="00000000" w:rsidDel="00000000" w:rsidP="00000000" w:rsidRDefault="00000000" w:rsidRPr="00000000" w14:paraId="000006E0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65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rtl w:val="0"/>
                  </w:rPr>
                  <w:br w:type="textWrapping"/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6) Nhập vào 1 chuỗi sau đó nhập </w:delText>
                </w:r>
              </w:del>
            </w:sdtContent>
          </w:sdt>
          <w:sdt>
            <w:sdtPr>
              <w:tag w:val="goog_rdk_3866"/>
            </w:sdtPr>
            <w:sdtContent>
              <w:ins w:author="Đức Bảo Nguyễn" w:id="77" w:date="2022-03-07T03:24:32Z">
                <w:sdt>
                  <w:sdtPr>
                    <w:tag w:val="goog_rdk_3867"/>
                  </w:sdtPr>
                  <w:sdtContent>
                    <w:del w:author="Anonymous" w:id="53" w:date="2022-03-12T13:56:31Z">
                      <w:r w:rsidDel="00000000" w:rsidR="00000000" w:rsidRPr="00000000">
                        <w:rPr>
                          <w:rFonts w:ascii="Verdana" w:cs="Verdana" w:eastAsia="Verdana" w:hAnsi="Verdana"/>
                          <w:color w:val="3e3e3e"/>
                          <w:sz w:val="20"/>
                          <w:szCs w:val="20"/>
                          <w:highlight w:val="white"/>
                          <w:rtl w:val="0"/>
                        </w:rPr>
                        <w:delText xml:space="preserve">vào </w:delText>
                      </w:r>
                    </w:del>
                  </w:sdtContent>
                </w:sdt>
              </w:ins>
            </w:sdtContent>
          </w:sdt>
          <w:sdt>
            <w:sdtPr>
              <w:tag w:val="goog_rdk_386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váo 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1 từ và kiểm tra xem từ đó có xuất hiện trong chuỗi trên hay không, nếu có thì xuất hiện bao nhiêu lần.</w:delText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20"/>
                    <w:szCs w:val="20"/>
                    <w:highlight w:val="white"/>
                    <w:rtl w:val="0"/>
                  </w:rPr>
                  <w:delText xml:space="preserve">VD Nhập vào tran van thoa. Nhập kí tự t --&gt; có 2 lần</w:delText>
                </w:r>
              </w:del>
            </w:sdtContent>
          </w:sdt>
        </w:p>
      </w:sdtContent>
    </w:sdt>
    <w:sdt>
      <w:sdtPr>
        <w:tag w:val="goog_rdk_3871"/>
      </w:sdtPr>
      <w:sdtContent>
        <w:p w:rsidR="00000000" w:rsidDel="00000000" w:rsidP="00000000" w:rsidRDefault="00000000" w:rsidRPr="00000000" w14:paraId="000006E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3870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&lt;conio.h&gt;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&lt;string.h&gt;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br w:type="textWrapping"/>
                  <w:br w:type="textWrapping"/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  <w:br w:type="textWrapping"/>
                  <w:delText xml:space="preserve">{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50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char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kitukiemtra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"Nhap vao mot chuoi: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gets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"Nhap vao ki tu muon kiem tra: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"%c"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kitukiemtra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strlen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++)</w:delText>
                  <w:br w:type="textWrapping"/>
                  <w:delText xml:space="preserve">    {</w:delText>
                  <w:br w:type="textWrapping"/>
                  <w:delText xml:space="preserve">    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xau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[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]==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kitukiemtra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 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++;</w:delText>
                  <w:br w:type="textWrapping"/>
                  <w:delText xml:space="preserve">    }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"Ki tu %c khong co trong chuoi"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kitukiemtra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else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"Ki tu %c xuat hien %d lan trong chuoi"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kitukiemtra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dem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  <w:br w:type="textWrapping"/>
                  <w:delText xml:space="preserve">   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getch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();</w:delText>
                  <w:br w:type="textWrapping"/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73"/>
      </w:sdtPr>
      <w:sdtContent>
        <w:p w:rsidR="00000000" w:rsidDel="00000000" w:rsidP="00000000" w:rsidRDefault="00000000" w:rsidRPr="00000000" w14:paraId="000006E2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72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75"/>
      </w:sdtPr>
      <w:sdtContent>
        <w:p w:rsidR="00000000" w:rsidDel="00000000" w:rsidP="00000000" w:rsidRDefault="00000000" w:rsidRPr="00000000" w14:paraId="000006E3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74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77"/>
      </w:sdtPr>
      <w:sdtContent>
        <w:p w:rsidR="00000000" w:rsidDel="00000000" w:rsidP="00000000" w:rsidRDefault="00000000" w:rsidRPr="00000000" w14:paraId="000006E4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76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79"/>
      </w:sdtPr>
      <w:sdtContent>
        <w:p w:rsidR="00000000" w:rsidDel="00000000" w:rsidP="00000000" w:rsidRDefault="00000000" w:rsidRPr="00000000" w14:paraId="000006E5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78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81"/>
      </w:sdtPr>
      <w:sdtContent>
        <w:p w:rsidR="00000000" w:rsidDel="00000000" w:rsidP="00000000" w:rsidRDefault="00000000" w:rsidRPr="00000000" w14:paraId="000006E6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80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83"/>
      </w:sdtPr>
      <w:sdtContent>
        <w:p w:rsidR="00000000" w:rsidDel="00000000" w:rsidP="00000000" w:rsidRDefault="00000000" w:rsidRPr="00000000" w14:paraId="000006E7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82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85"/>
      </w:sdtPr>
      <w:sdtContent>
        <w:p w:rsidR="00000000" w:rsidDel="00000000" w:rsidP="00000000" w:rsidRDefault="00000000" w:rsidRPr="00000000" w14:paraId="000006E8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84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87"/>
      </w:sdtPr>
      <w:sdtContent>
        <w:p w:rsidR="00000000" w:rsidDel="00000000" w:rsidP="00000000" w:rsidRDefault="00000000" w:rsidRPr="00000000" w14:paraId="000006E9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86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889"/>
      </w:sdtPr>
      <w:sdtContent>
        <w:p w:rsidR="00000000" w:rsidDel="00000000" w:rsidP="00000000" w:rsidRDefault="00000000" w:rsidRPr="00000000" w14:paraId="000006EA">
          <w:pPr>
            <w:jc w:val="center"/>
            <w:rPr>
              <w:del w:author="Anonymous" w:id="53" w:date="2022-03-12T13:56:31Z"/>
              <w:rFonts w:ascii="Verdana" w:cs="Verdana" w:eastAsia="Verdana" w:hAnsi="Verdana"/>
              <w:color w:val="3e3e3e"/>
              <w:sz w:val="144"/>
              <w:szCs w:val="144"/>
              <w:highlight w:val="white"/>
            </w:rPr>
            <w:pPrChange w:author="Vũ Ngọc Tú" w:id="0" w:date="2022-03-15T14:59:34Z">
              <w:pPr/>
            </w:pPrChange>
          </w:pPr>
          <w:sdt>
            <w:sdtPr>
              <w:tag w:val="goog_rdk_3888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Verdana" w:cs="Verdana" w:eastAsia="Verdana" w:hAnsi="Verdana"/>
                    <w:color w:val="3e3e3e"/>
                    <w:sz w:val="144"/>
                    <w:szCs w:val="144"/>
                    <w:highlight w:val="white"/>
                    <w:rtl w:val="0"/>
                  </w:rPr>
                  <w:delText xml:space="preserve">Hình </w:delText>
                </w:r>
              </w:del>
            </w:sdtContent>
          </w:sdt>
        </w:p>
      </w:sdtContent>
    </w:sdt>
    <w:sdt>
      <w:sdtPr>
        <w:tag w:val="goog_rdk_3891"/>
      </w:sdtPr>
      <w:sdtContent>
        <w:p w:rsidR="00000000" w:rsidDel="00000000" w:rsidP="00000000" w:rsidRDefault="00000000" w:rsidRPr="00000000" w14:paraId="000006EB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3890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  <w:delText xml:space="preserve">*</w:delText>
                </w:r>
              </w:del>
            </w:sdtContent>
          </w:sdt>
        </w:p>
      </w:sdtContent>
    </w:sdt>
    <w:sdt>
      <w:sdtPr>
        <w:tag w:val="goog_rdk_3893"/>
      </w:sdtPr>
      <w:sdtContent>
        <w:p w:rsidR="00000000" w:rsidDel="00000000" w:rsidP="00000000" w:rsidRDefault="00000000" w:rsidRPr="00000000" w14:paraId="000006EC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3892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  <w:delText xml:space="preserve">* *</w:delText>
                </w:r>
              </w:del>
            </w:sdtContent>
          </w:sdt>
        </w:p>
      </w:sdtContent>
    </w:sdt>
    <w:sdt>
      <w:sdtPr>
        <w:tag w:val="goog_rdk_3895"/>
      </w:sdtPr>
      <w:sdtContent>
        <w:p w:rsidR="00000000" w:rsidDel="00000000" w:rsidP="00000000" w:rsidRDefault="00000000" w:rsidRPr="00000000" w14:paraId="000006ED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3894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  <w:delText xml:space="preserve">* * *</w:delText>
                </w:r>
              </w:del>
            </w:sdtContent>
          </w:sdt>
        </w:p>
      </w:sdtContent>
    </w:sdt>
    <w:sdt>
      <w:sdtPr>
        <w:tag w:val="goog_rdk_3897"/>
      </w:sdtPr>
      <w:sdtContent>
        <w:p w:rsidR="00000000" w:rsidDel="00000000" w:rsidP="00000000" w:rsidRDefault="00000000" w:rsidRPr="00000000" w14:paraId="000006EE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3896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  <w:delText xml:space="preserve">* * * *</w:delText>
                </w:r>
              </w:del>
            </w:sdtContent>
          </w:sdt>
        </w:p>
      </w:sdtContent>
    </w:sdt>
    <w:sdt>
      <w:sdtPr>
        <w:tag w:val="goog_rdk_3899"/>
      </w:sdtPr>
      <w:sdtContent>
        <w:p w:rsidR="00000000" w:rsidDel="00000000" w:rsidP="00000000" w:rsidRDefault="00000000" w:rsidRPr="00000000" w14:paraId="000006EF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3898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  <w:delText xml:space="preserve">* * * * *</w:delText>
                </w:r>
              </w:del>
            </w:sdtContent>
          </w:sdt>
        </w:p>
      </w:sdtContent>
    </w:sdt>
    <w:sdt>
      <w:sdtPr>
        <w:tag w:val="goog_rdk_3901"/>
      </w:sdtPr>
      <w:sdtContent>
        <w:p w:rsidR="00000000" w:rsidDel="00000000" w:rsidP="00000000" w:rsidRDefault="00000000" w:rsidRPr="00000000" w14:paraId="000006F0">
          <w:pPr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Rule="auto"/>
            <w:jc w:val="center"/>
            <w:rPr>
              <w:del w:author="Anonymous" w:id="53" w:date="2022-03-12T13:56:31Z"/>
            </w:rPr>
            <w:pPrChange w:author="Vũ Ngọc Tú" w:id="0" w:date="2022-03-15T14:59:34Z">
              <w:pPr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Rule="auto"/>
              </w:pPr>
            </w:pPrChange>
          </w:pPr>
          <w:sdt>
            <w:sdtPr>
              <w:tag w:val="goog_rdk_3900"/>
            </w:sdtPr>
            <w:sdtContent>
              <w:del w:author="Anonymous" w:id="53" w:date="2022-03-12T13:56:31Z"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903"/>
      </w:sdtPr>
      <w:sdtContent>
        <w:p w:rsidR="00000000" w:rsidDel="00000000" w:rsidP="00000000" w:rsidRDefault="00000000" w:rsidRPr="00000000" w14:paraId="000006F1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del w:author="Anonymous" w:id="53" w:date="2022-03-12T13:56:31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3902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3905"/>
      </w:sdtPr>
      <w:sdtContent>
        <w:p w:rsidR="00000000" w:rsidDel="00000000" w:rsidP="00000000" w:rsidRDefault="00000000" w:rsidRPr="00000000" w14:paraId="000006F2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3904"/>
            </w:sdtPr>
            <w:sdtContent>
              <w:del w:author="Anonymous" w:id="53" w:date="2022-03-12T13:56:31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</w:del>
            </w:sdtContent>
          </w:sdt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06"/>
      </w:sdtPr>
      <w:sdtContent>
        <w:p w:rsidR="00000000" w:rsidDel="00000000" w:rsidP="00000000" w:rsidRDefault="00000000" w:rsidRPr="00000000" w14:paraId="000006F3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07"/>
      </w:sdtPr>
      <w:sdtContent>
        <w:p w:rsidR="00000000" w:rsidDel="00000000" w:rsidP="00000000" w:rsidRDefault="00000000" w:rsidRPr="00000000" w14:paraId="000006F4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08"/>
      </w:sdtPr>
      <w:sdtContent>
        <w:p w:rsidR="00000000" w:rsidDel="00000000" w:rsidP="00000000" w:rsidRDefault="00000000" w:rsidRPr="00000000" w14:paraId="000006F5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09"/>
      </w:sdtPr>
      <w:sdtContent>
        <w:p w:rsidR="00000000" w:rsidDel="00000000" w:rsidP="00000000" w:rsidRDefault="00000000" w:rsidRPr="00000000" w14:paraId="000006F6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0"/>
      </w:sdtPr>
      <w:sdtContent>
        <w:p w:rsidR="00000000" w:rsidDel="00000000" w:rsidP="00000000" w:rsidRDefault="00000000" w:rsidRPr="00000000" w14:paraId="000006F7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1"/>
      </w:sdtPr>
      <w:sdtContent>
        <w:p w:rsidR="00000000" w:rsidDel="00000000" w:rsidP="00000000" w:rsidRDefault="00000000" w:rsidRPr="00000000" w14:paraId="000006F8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2"/>
      </w:sdtPr>
      <w:sdtContent>
        <w:p w:rsidR="00000000" w:rsidDel="00000000" w:rsidP="00000000" w:rsidRDefault="00000000" w:rsidRPr="00000000" w14:paraId="000006F9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3"/>
      </w:sdtPr>
      <w:sdtContent>
        <w:p w:rsidR="00000000" w:rsidDel="00000000" w:rsidP="00000000" w:rsidRDefault="00000000" w:rsidRPr="00000000" w14:paraId="000006FA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4"/>
      </w:sdtPr>
      <w:sdtContent>
        <w:p w:rsidR="00000000" w:rsidDel="00000000" w:rsidP="00000000" w:rsidRDefault="00000000" w:rsidRPr="00000000" w14:paraId="000006FB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5"/>
      </w:sdtPr>
      <w:sdtContent>
        <w:p w:rsidR="00000000" w:rsidDel="00000000" w:rsidP="00000000" w:rsidRDefault="00000000" w:rsidRPr="00000000" w14:paraId="000006FC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6"/>
      </w:sdtPr>
      <w:sdtContent>
        <w:p w:rsidR="00000000" w:rsidDel="00000000" w:rsidP="00000000" w:rsidRDefault="00000000" w:rsidRPr="00000000" w14:paraId="000006FD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17"/>
      </w:sdtPr>
      <w:sdtContent>
        <w:p w:rsidR="00000000" w:rsidDel="00000000" w:rsidP="00000000" w:rsidRDefault="00000000" w:rsidRPr="00000000" w14:paraId="000006FE">
          <w:pPr>
            <w:keepNext w:val="0"/>
            <w:keepLines w:val="0"/>
            <w:pageBreakBefore w:val="0"/>
            <w:widowControl w:val="1"/>
            <w:numPr>
              <w:ilvl w:val="0"/>
              <w:numId w:val="10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0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3918"/>
      </w:sdtPr>
      <w:sdtContent>
        <w:p w:rsidR="00000000" w:rsidDel="00000000" w:rsidP="00000000" w:rsidRDefault="00000000" w:rsidRPr="00000000" w14:paraId="000006FF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</w:p>
      </w:sdtContent>
    </w:sdt>
    <w:sdt>
      <w:sdtPr>
        <w:tag w:val="goog_rdk_3919"/>
      </w:sdtPr>
      <w:sdtContent>
        <w:p w:rsidR="00000000" w:rsidDel="00000000" w:rsidP="00000000" w:rsidRDefault="00000000" w:rsidRPr="00000000" w14:paraId="00000700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1 2</w:t>
          </w:r>
        </w:p>
      </w:sdtContent>
    </w:sdt>
    <w:sdt>
      <w:sdtPr>
        <w:tag w:val="goog_rdk_3920"/>
      </w:sdtPr>
      <w:sdtContent>
        <w:p w:rsidR="00000000" w:rsidDel="00000000" w:rsidP="00000000" w:rsidRDefault="00000000" w:rsidRPr="00000000" w14:paraId="00000701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1 2 3</w:t>
          </w:r>
        </w:p>
      </w:sdtContent>
    </w:sdt>
    <w:sdt>
      <w:sdtPr>
        <w:tag w:val="goog_rdk_3921"/>
      </w:sdtPr>
      <w:sdtContent>
        <w:p w:rsidR="00000000" w:rsidDel="00000000" w:rsidP="00000000" w:rsidRDefault="00000000" w:rsidRPr="00000000" w14:paraId="00000702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1 2 3 4</w:t>
          </w:r>
        </w:p>
      </w:sdtContent>
    </w:sdt>
    <w:sdt>
      <w:sdtPr>
        <w:tag w:val="goog_rdk_3922"/>
      </w:sdtPr>
      <w:sdtContent>
        <w:p w:rsidR="00000000" w:rsidDel="00000000" w:rsidP="00000000" w:rsidRDefault="00000000" w:rsidRPr="00000000" w14:paraId="00000703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1 2 3 4 5</w:t>
          </w:r>
        </w:p>
      </w:sdtContent>
    </w:sdt>
    <w:sdt>
      <w:sdtPr>
        <w:tag w:val="goog_rdk_3923"/>
      </w:sdtPr>
      <w:sdtContent>
        <w:p w:rsidR="00000000" w:rsidDel="00000000" w:rsidP="00000000" w:rsidRDefault="00000000" w:rsidRPr="00000000" w14:paraId="00000704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24"/>
      </w:sdtPr>
      <w:sdtContent>
        <w:p w:rsidR="00000000" w:rsidDel="00000000" w:rsidP="00000000" w:rsidRDefault="00000000" w:rsidRPr="00000000" w14:paraId="00000705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25"/>
      </w:sdtPr>
      <w:sdtContent>
        <w:p w:rsidR="00000000" w:rsidDel="00000000" w:rsidP="00000000" w:rsidRDefault="00000000" w:rsidRPr="00000000" w14:paraId="00000706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26"/>
      </w:sdtPr>
      <w:sdtContent>
        <w:p w:rsidR="00000000" w:rsidDel="00000000" w:rsidP="00000000" w:rsidRDefault="00000000" w:rsidRPr="00000000" w14:paraId="00000707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27"/>
      </w:sdtPr>
      <w:sdtContent>
        <w:p w:rsidR="00000000" w:rsidDel="00000000" w:rsidP="00000000" w:rsidRDefault="00000000" w:rsidRPr="00000000" w14:paraId="00000708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28"/>
      </w:sdtPr>
      <w:sdtContent>
        <w:p w:rsidR="00000000" w:rsidDel="00000000" w:rsidP="00000000" w:rsidRDefault="00000000" w:rsidRPr="00000000" w14:paraId="00000709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29"/>
      </w:sdtPr>
      <w:sdtContent>
        <w:p w:rsidR="00000000" w:rsidDel="00000000" w:rsidP="00000000" w:rsidRDefault="00000000" w:rsidRPr="00000000" w14:paraId="0000070A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0"/>
      </w:sdtPr>
      <w:sdtContent>
        <w:p w:rsidR="00000000" w:rsidDel="00000000" w:rsidP="00000000" w:rsidRDefault="00000000" w:rsidRPr="00000000" w14:paraId="0000070B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1"/>
      </w:sdtPr>
      <w:sdtContent>
        <w:p w:rsidR="00000000" w:rsidDel="00000000" w:rsidP="00000000" w:rsidRDefault="00000000" w:rsidRPr="00000000" w14:paraId="0000070C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2"/>
      </w:sdtPr>
      <w:sdtContent>
        <w:p w:rsidR="00000000" w:rsidDel="00000000" w:rsidP="00000000" w:rsidRDefault="00000000" w:rsidRPr="00000000" w14:paraId="0000070D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3"/>
      </w:sdtPr>
      <w:sdtContent>
        <w:p w:rsidR="00000000" w:rsidDel="00000000" w:rsidP="00000000" w:rsidRDefault="00000000" w:rsidRPr="00000000" w14:paraId="0000070E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4"/>
      </w:sdtPr>
      <w:sdtContent>
        <w:p w:rsidR="00000000" w:rsidDel="00000000" w:rsidP="00000000" w:rsidRDefault="00000000" w:rsidRPr="00000000" w14:paraId="0000070F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5"/>
      </w:sdtPr>
      <w:sdtContent>
        <w:p w:rsidR="00000000" w:rsidDel="00000000" w:rsidP="00000000" w:rsidRDefault="00000000" w:rsidRPr="00000000" w14:paraId="00000710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6"/>
      </w:sdtPr>
      <w:sdtContent>
        <w:p w:rsidR="00000000" w:rsidDel="00000000" w:rsidP="00000000" w:rsidRDefault="00000000" w:rsidRPr="00000000" w14:paraId="00000711">
          <w:pPr>
            <w:keepNext w:val="0"/>
            <w:keepLines w:val="0"/>
            <w:pageBreakBefore w:val="0"/>
            <w:widowControl w:val="1"/>
            <w:numPr>
              <w:ilvl w:val="0"/>
              <w:numId w:val="1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3937"/>
      </w:sdtPr>
      <w:sdtContent>
        <w:p w:rsidR="00000000" w:rsidDel="00000000" w:rsidP="00000000" w:rsidRDefault="00000000" w:rsidRPr="00000000" w14:paraId="00000712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8"/>
      </w:sdtPr>
      <w:sdtContent>
        <w:p w:rsidR="00000000" w:rsidDel="00000000" w:rsidP="00000000" w:rsidRDefault="00000000" w:rsidRPr="00000000" w14:paraId="00000713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39"/>
      </w:sdtPr>
      <w:sdtContent>
        <w:p w:rsidR="00000000" w:rsidDel="00000000" w:rsidP="00000000" w:rsidRDefault="00000000" w:rsidRPr="00000000" w14:paraId="00000714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40"/>
      </w:sdtPr>
      <w:sdtContent>
        <w:p w:rsidR="00000000" w:rsidDel="00000000" w:rsidP="00000000" w:rsidRDefault="00000000" w:rsidRPr="00000000" w14:paraId="00000715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41"/>
      </w:sdtPr>
      <w:sdtContent>
        <w:p w:rsidR="00000000" w:rsidDel="00000000" w:rsidP="00000000" w:rsidRDefault="00000000" w:rsidRPr="00000000" w14:paraId="00000716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42"/>
      </w:sdtPr>
      <w:sdtContent>
        <w:p w:rsidR="00000000" w:rsidDel="00000000" w:rsidP="00000000" w:rsidRDefault="00000000" w:rsidRPr="00000000" w14:paraId="00000717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</w:t>
          </w:r>
        </w:p>
      </w:sdtContent>
    </w:sdt>
    <w:sdt>
      <w:sdtPr>
        <w:tag w:val="goog_rdk_3943"/>
      </w:sdtPr>
      <w:sdtContent>
        <w:p w:rsidR="00000000" w:rsidDel="00000000" w:rsidP="00000000" w:rsidRDefault="00000000" w:rsidRPr="00000000" w14:paraId="00000718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 B</w:t>
          </w:r>
        </w:p>
      </w:sdtContent>
    </w:sdt>
    <w:sdt>
      <w:sdtPr>
        <w:tag w:val="goog_rdk_3944"/>
      </w:sdtPr>
      <w:sdtContent>
        <w:p w:rsidR="00000000" w:rsidDel="00000000" w:rsidP="00000000" w:rsidRDefault="00000000" w:rsidRPr="00000000" w14:paraId="00000719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 C C</w:t>
          </w:r>
        </w:p>
      </w:sdtContent>
    </w:sdt>
    <w:sdt>
      <w:sdtPr>
        <w:tag w:val="goog_rdk_3945"/>
      </w:sdtPr>
      <w:sdtContent>
        <w:p w:rsidR="00000000" w:rsidDel="00000000" w:rsidP="00000000" w:rsidRDefault="00000000" w:rsidRPr="00000000" w14:paraId="0000071A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 D D D</w:t>
          </w:r>
        </w:p>
      </w:sdtContent>
    </w:sdt>
    <w:sdt>
      <w:sdtPr>
        <w:tag w:val="goog_rdk_3946"/>
      </w:sdtPr>
      <w:sdtContent>
        <w:p w:rsidR="00000000" w:rsidDel="00000000" w:rsidP="00000000" w:rsidRDefault="00000000" w:rsidRPr="00000000" w14:paraId="0000071B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 E E E E</w:t>
          </w:r>
        </w:p>
      </w:sdtContent>
    </w:sdt>
    <w:sdt>
      <w:sdtPr>
        <w:tag w:val="goog_rdk_3947"/>
      </w:sdtPr>
      <w:sdtContent>
        <w:p w:rsidR="00000000" w:rsidDel="00000000" w:rsidP="00000000" w:rsidRDefault="00000000" w:rsidRPr="00000000" w14:paraId="0000071C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48"/>
      </w:sdtPr>
      <w:sdtContent>
        <w:p w:rsidR="00000000" w:rsidDel="00000000" w:rsidP="00000000" w:rsidRDefault="00000000" w:rsidRPr="00000000" w14:paraId="0000071D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49"/>
      </w:sdtPr>
      <w:sdtContent>
        <w:p w:rsidR="00000000" w:rsidDel="00000000" w:rsidP="00000000" w:rsidRDefault="00000000" w:rsidRPr="00000000" w14:paraId="0000071E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0"/>
      </w:sdtPr>
      <w:sdtContent>
        <w:p w:rsidR="00000000" w:rsidDel="00000000" w:rsidP="00000000" w:rsidRDefault="00000000" w:rsidRPr="00000000" w14:paraId="0000071F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char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input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alphabet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'A'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1"/>
      </w:sdtPr>
      <w:sdtContent>
        <w:p w:rsidR="00000000" w:rsidDel="00000000" w:rsidP="00000000" w:rsidRDefault="00000000" w:rsidRPr="00000000" w14:paraId="00000720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an uppercase character you want to print in the last row: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2"/>
      </w:sdtPr>
      <w:sdtContent>
        <w:p w:rsidR="00000000" w:rsidDel="00000000" w:rsidP="00000000" w:rsidRDefault="00000000" w:rsidRPr="00000000" w14:paraId="00000721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"%c"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input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3"/>
      </w:sdtPr>
      <w:sdtContent>
        <w:p w:rsidR="00000000" w:rsidDel="00000000" w:rsidP="00000000" w:rsidRDefault="00000000" w:rsidRPr="00000000" w14:paraId="00000722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input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'A'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4"/>
      </w:sdtPr>
      <w:sdtContent>
        <w:p w:rsidR="00000000" w:rsidDel="00000000" w:rsidP="00000000" w:rsidRDefault="00000000" w:rsidRPr="00000000" w14:paraId="00000723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5"/>
      </w:sdtPr>
      <w:sdtContent>
        <w:p w:rsidR="00000000" w:rsidDel="00000000" w:rsidP="00000000" w:rsidRDefault="00000000" w:rsidRPr="00000000" w14:paraId="00000724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"%c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alphabet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6"/>
      </w:sdtPr>
      <w:sdtContent>
        <w:p w:rsidR="00000000" w:rsidDel="00000000" w:rsidP="00000000" w:rsidRDefault="00000000" w:rsidRPr="00000000" w14:paraId="00000725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7"/>
      </w:sdtPr>
      <w:sdtContent>
        <w:p w:rsidR="00000000" w:rsidDel="00000000" w:rsidP="00000000" w:rsidRDefault="00000000" w:rsidRPr="00000000" w14:paraId="00000726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alphabet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8"/>
      </w:sdtPr>
      <w:sdtContent>
        <w:p w:rsidR="00000000" w:rsidDel="00000000" w:rsidP="00000000" w:rsidRDefault="00000000" w:rsidRPr="00000000" w14:paraId="00000727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59"/>
      </w:sdtPr>
      <w:sdtContent>
        <w:p w:rsidR="00000000" w:rsidDel="00000000" w:rsidP="00000000" w:rsidRDefault="00000000" w:rsidRPr="00000000" w14:paraId="00000728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60"/>
      </w:sdtPr>
      <w:sdtContent>
        <w:p w:rsidR="00000000" w:rsidDel="00000000" w:rsidP="00000000" w:rsidRDefault="00000000" w:rsidRPr="00000000" w14:paraId="00000729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61"/>
      </w:sdtPr>
      <w:sdtContent>
        <w:p w:rsidR="00000000" w:rsidDel="00000000" w:rsidP="00000000" w:rsidRDefault="00000000" w:rsidRPr="00000000" w14:paraId="0000072A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62"/>
      </w:sdtPr>
      <w:sdtContent>
        <w:p w:rsidR="00000000" w:rsidDel="00000000" w:rsidP="00000000" w:rsidRDefault="00000000" w:rsidRPr="00000000" w14:paraId="0000072B">
          <w:pPr>
            <w:keepNext w:val="0"/>
            <w:keepLines w:val="0"/>
            <w:pageBreakBefore w:val="0"/>
            <w:widowControl w:val="1"/>
            <w:numPr>
              <w:ilvl w:val="0"/>
              <w:numId w:val="1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1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3963"/>
      </w:sdtPr>
      <w:sdtContent>
        <w:p w:rsidR="00000000" w:rsidDel="00000000" w:rsidP="00000000" w:rsidRDefault="00000000" w:rsidRPr="00000000" w14:paraId="0000072C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64"/>
      </w:sdtPr>
      <w:sdtContent>
        <w:p w:rsidR="00000000" w:rsidDel="00000000" w:rsidP="00000000" w:rsidRDefault="00000000" w:rsidRPr="00000000" w14:paraId="0000072D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* * * * *</w:t>
          </w:r>
        </w:p>
      </w:sdtContent>
    </w:sdt>
    <w:sdt>
      <w:sdtPr>
        <w:tag w:val="goog_rdk_3965"/>
      </w:sdtPr>
      <w:sdtContent>
        <w:p w:rsidR="00000000" w:rsidDel="00000000" w:rsidP="00000000" w:rsidRDefault="00000000" w:rsidRPr="00000000" w14:paraId="0000072E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* * * *</w:t>
          </w:r>
        </w:p>
      </w:sdtContent>
    </w:sdt>
    <w:sdt>
      <w:sdtPr>
        <w:tag w:val="goog_rdk_3966"/>
      </w:sdtPr>
      <w:sdtContent>
        <w:p w:rsidR="00000000" w:rsidDel="00000000" w:rsidP="00000000" w:rsidRDefault="00000000" w:rsidRPr="00000000" w14:paraId="0000072F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* * * </w:t>
          </w:r>
        </w:p>
      </w:sdtContent>
    </w:sdt>
    <w:sdt>
      <w:sdtPr>
        <w:tag w:val="goog_rdk_3967"/>
      </w:sdtPr>
      <w:sdtContent>
        <w:p w:rsidR="00000000" w:rsidDel="00000000" w:rsidP="00000000" w:rsidRDefault="00000000" w:rsidRPr="00000000" w14:paraId="00000730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* *</w:t>
          </w:r>
        </w:p>
      </w:sdtContent>
    </w:sdt>
    <w:sdt>
      <w:sdtPr>
        <w:tag w:val="goog_rdk_3968"/>
      </w:sdtPr>
      <w:sdtContent>
        <w:p w:rsidR="00000000" w:rsidDel="00000000" w:rsidP="00000000" w:rsidRDefault="00000000" w:rsidRPr="00000000" w14:paraId="00000731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*</w:t>
          </w:r>
        </w:p>
      </w:sdtContent>
    </w:sdt>
    <w:sdt>
      <w:sdtPr>
        <w:tag w:val="goog_rdk_3969"/>
      </w:sdtPr>
      <w:sdtContent>
        <w:p w:rsidR="00000000" w:rsidDel="00000000" w:rsidP="00000000" w:rsidRDefault="00000000" w:rsidRPr="00000000" w14:paraId="00000732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0"/>
      </w:sdtPr>
      <w:sdtContent>
        <w:p w:rsidR="00000000" w:rsidDel="00000000" w:rsidP="00000000" w:rsidRDefault="00000000" w:rsidRPr="00000000" w14:paraId="00000733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1"/>
      </w:sdtPr>
      <w:sdtContent>
        <w:p w:rsidR="00000000" w:rsidDel="00000000" w:rsidP="00000000" w:rsidRDefault="00000000" w:rsidRPr="00000000" w14:paraId="00000734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2"/>
      </w:sdtPr>
      <w:sdtContent>
        <w:p w:rsidR="00000000" w:rsidDel="00000000" w:rsidP="00000000" w:rsidRDefault="00000000" w:rsidRPr="00000000" w14:paraId="00000735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3"/>
      </w:sdtPr>
      <w:sdtContent>
        <w:p w:rsidR="00000000" w:rsidDel="00000000" w:rsidP="00000000" w:rsidRDefault="00000000" w:rsidRPr="00000000" w14:paraId="00000736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4"/>
      </w:sdtPr>
      <w:sdtContent>
        <w:p w:rsidR="00000000" w:rsidDel="00000000" w:rsidP="00000000" w:rsidRDefault="00000000" w:rsidRPr="00000000" w14:paraId="00000737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5"/>
      </w:sdtPr>
      <w:sdtContent>
        <w:p w:rsidR="00000000" w:rsidDel="00000000" w:rsidP="00000000" w:rsidRDefault="00000000" w:rsidRPr="00000000" w14:paraId="00000738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6"/>
      </w:sdtPr>
      <w:sdtContent>
        <w:p w:rsidR="00000000" w:rsidDel="00000000" w:rsidP="00000000" w:rsidRDefault="00000000" w:rsidRPr="00000000" w14:paraId="00000739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7"/>
      </w:sdtPr>
      <w:sdtContent>
        <w:p w:rsidR="00000000" w:rsidDel="00000000" w:rsidP="00000000" w:rsidRDefault="00000000" w:rsidRPr="00000000" w14:paraId="0000073A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8"/>
      </w:sdtPr>
      <w:sdtContent>
        <w:p w:rsidR="00000000" w:rsidDel="00000000" w:rsidP="00000000" w:rsidRDefault="00000000" w:rsidRPr="00000000" w14:paraId="0000073B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79"/>
      </w:sdtPr>
      <w:sdtContent>
        <w:p w:rsidR="00000000" w:rsidDel="00000000" w:rsidP="00000000" w:rsidRDefault="00000000" w:rsidRPr="00000000" w14:paraId="0000073C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80"/>
      </w:sdtPr>
      <w:sdtContent>
        <w:p w:rsidR="00000000" w:rsidDel="00000000" w:rsidP="00000000" w:rsidRDefault="00000000" w:rsidRPr="00000000" w14:paraId="0000073D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81"/>
      </w:sdtPr>
      <w:sdtContent>
        <w:p w:rsidR="00000000" w:rsidDel="00000000" w:rsidP="00000000" w:rsidRDefault="00000000" w:rsidRPr="00000000" w14:paraId="0000073E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82"/>
      </w:sdtPr>
      <w:sdtContent>
        <w:p w:rsidR="00000000" w:rsidDel="00000000" w:rsidP="00000000" w:rsidRDefault="00000000" w:rsidRPr="00000000" w14:paraId="0000073F">
          <w:pPr>
            <w:keepNext w:val="0"/>
            <w:keepLines w:val="0"/>
            <w:pageBreakBefore w:val="0"/>
            <w:widowControl w:val="1"/>
            <w:numPr>
              <w:ilvl w:val="0"/>
              <w:numId w:val="2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2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3983"/>
      </w:sdtPr>
      <w:sdtContent>
        <w:p w:rsidR="00000000" w:rsidDel="00000000" w:rsidP="00000000" w:rsidRDefault="00000000" w:rsidRPr="00000000" w14:paraId="00000740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84"/>
      </w:sdtPr>
      <w:sdtContent>
        <w:p w:rsidR="00000000" w:rsidDel="00000000" w:rsidP="00000000" w:rsidRDefault="00000000" w:rsidRPr="00000000" w14:paraId="00000741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1 2 3 4 5</w:t>
          </w:r>
        </w:p>
      </w:sdtContent>
    </w:sdt>
    <w:sdt>
      <w:sdtPr>
        <w:tag w:val="goog_rdk_3985"/>
      </w:sdtPr>
      <w:sdtContent>
        <w:p w:rsidR="00000000" w:rsidDel="00000000" w:rsidP="00000000" w:rsidRDefault="00000000" w:rsidRPr="00000000" w14:paraId="00000742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1 2 3 4 </w:t>
          </w:r>
        </w:p>
      </w:sdtContent>
    </w:sdt>
    <w:sdt>
      <w:sdtPr>
        <w:tag w:val="goog_rdk_3986"/>
      </w:sdtPr>
      <w:sdtContent>
        <w:p w:rsidR="00000000" w:rsidDel="00000000" w:rsidP="00000000" w:rsidRDefault="00000000" w:rsidRPr="00000000" w14:paraId="00000743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1 2 3</w:t>
          </w:r>
        </w:p>
      </w:sdtContent>
    </w:sdt>
    <w:sdt>
      <w:sdtPr>
        <w:tag w:val="goog_rdk_3987"/>
      </w:sdtPr>
      <w:sdtContent>
        <w:p w:rsidR="00000000" w:rsidDel="00000000" w:rsidP="00000000" w:rsidRDefault="00000000" w:rsidRPr="00000000" w14:paraId="00000744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1 2</w:t>
          </w:r>
        </w:p>
      </w:sdtContent>
    </w:sdt>
    <w:sdt>
      <w:sdtPr>
        <w:tag w:val="goog_rdk_3988"/>
      </w:sdtPr>
      <w:sdtContent>
        <w:p w:rsidR="00000000" w:rsidDel="00000000" w:rsidP="00000000" w:rsidRDefault="00000000" w:rsidRPr="00000000" w14:paraId="00000745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</w:p>
      </w:sdtContent>
    </w:sdt>
    <w:sdt>
      <w:sdtPr>
        <w:tag w:val="goog_rdk_3989"/>
      </w:sdtPr>
      <w:sdtContent>
        <w:p w:rsidR="00000000" w:rsidDel="00000000" w:rsidP="00000000" w:rsidRDefault="00000000" w:rsidRPr="00000000" w14:paraId="00000746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0"/>
      </w:sdtPr>
      <w:sdtContent>
        <w:p w:rsidR="00000000" w:rsidDel="00000000" w:rsidP="00000000" w:rsidRDefault="00000000" w:rsidRPr="00000000" w14:paraId="00000747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1"/>
      </w:sdtPr>
      <w:sdtContent>
        <w:p w:rsidR="00000000" w:rsidDel="00000000" w:rsidP="00000000" w:rsidRDefault="00000000" w:rsidRPr="00000000" w14:paraId="00000748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2"/>
      </w:sdtPr>
      <w:sdtContent>
        <w:p w:rsidR="00000000" w:rsidDel="00000000" w:rsidP="00000000" w:rsidRDefault="00000000" w:rsidRPr="00000000" w14:paraId="00000749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3"/>
      </w:sdtPr>
      <w:sdtContent>
        <w:p w:rsidR="00000000" w:rsidDel="00000000" w:rsidP="00000000" w:rsidRDefault="00000000" w:rsidRPr="00000000" w14:paraId="0000074A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4"/>
      </w:sdtPr>
      <w:sdtContent>
        <w:p w:rsidR="00000000" w:rsidDel="00000000" w:rsidP="00000000" w:rsidRDefault="00000000" w:rsidRPr="00000000" w14:paraId="0000074B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5"/>
      </w:sdtPr>
      <w:sdtContent>
        <w:p w:rsidR="00000000" w:rsidDel="00000000" w:rsidP="00000000" w:rsidRDefault="00000000" w:rsidRPr="00000000" w14:paraId="0000074C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6"/>
      </w:sdtPr>
      <w:sdtContent>
        <w:p w:rsidR="00000000" w:rsidDel="00000000" w:rsidP="00000000" w:rsidRDefault="00000000" w:rsidRPr="00000000" w14:paraId="0000074D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7"/>
      </w:sdtPr>
      <w:sdtContent>
        <w:p w:rsidR="00000000" w:rsidDel="00000000" w:rsidP="00000000" w:rsidRDefault="00000000" w:rsidRPr="00000000" w14:paraId="0000074E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8"/>
      </w:sdtPr>
      <w:sdtContent>
        <w:p w:rsidR="00000000" w:rsidDel="00000000" w:rsidP="00000000" w:rsidRDefault="00000000" w:rsidRPr="00000000" w14:paraId="0000074F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3999"/>
      </w:sdtPr>
      <w:sdtContent>
        <w:p w:rsidR="00000000" w:rsidDel="00000000" w:rsidP="00000000" w:rsidRDefault="00000000" w:rsidRPr="00000000" w14:paraId="00000750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00"/>
      </w:sdtPr>
      <w:sdtContent>
        <w:p w:rsidR="00000000" w:rsidDel="00000000" w:rsidP="00000000" w:rsidRDefault="00000000" w:rsidRPr="00000000" w14:paraId="00000751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01"/>
      </w:sdtPr>
      <w:sdtContent>
        <w:p w:rsidR="00000000" w:rsidDel="00000000" w:rsidP="00000000" w:rsidRDefault="00000000" w:rsidRPr="00000000" w14:paraId="00000752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02"/>
      </w:sdtPr>
      <w:sdtContent>
        <w:p w:rsidR="00000000" w:rsidDel="00000000" w:rsidP="00000000" w:rsidRDefault="00000000" w:rsidRPr="00000000" w14:paraId="00000753">
          <w:pPr>
            <w:keepNext w:val="0"/>
            <w:keepLines w:val="0"/>
            <w:pageBreakBefore w:val="0"/>
            <w:widowControl w:val="1"/>
            <w:numPr>
              <w:ilvl w:val="0"/>
              <w:numId w:val="3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3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003"/>
      </w:sdtPr>
      <w:sdtContent>
        <w:p w:rsidR="00000000" w:rsidDel="00000000" w:rsidP="00000000" w:rsidRDefault="00000000" w:rsidRPr="00000000" w14:paraId="00000754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04"/>
      </w:sdtPr>
      <w:sdtContent>
        <w:p w:rsidR="00000000" w:rsidDel="00000000" w:rsidP="00000000" w:rsidRDefault="00000000" w:rsidRPr="00000000" w14:paraId="00000755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   *</w:t>
          </w:r>
        </w:p>
      </w:sdtContent>
    </w:sdt>
    <w:sdt>
      <w:sdtPr>
        <w:tag w:val="goog_rdk_4005"/>
      </w:sdtPr>
      <w:sdtContent>
        <w:p w:rsidR="00000000" w:rsidDel="00000000" w:rsidP="00000000" w:rsidRDefault="00000000" w:rsidRPr="00000000" w14:paraId="00000756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 * * *</w:t>
          </w:r>
        </w:p>
      </w:sdtContent>
    </w:sdt>
    <w:sdt>
      <w:sdtPr>
        <w:tag w:val="goog_rdk_4006"/>
      </w:sdtPr>
      <w:sdtContent>
        <w:p w:rsidR="00000000" w:rsidDel="00000000" w:rsidP="00000000" w:rsidRDefault="00000000" w:rsidRPr="00000000" w14:paraId="00000757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* * * * *</w:t>
          </w:r>
        </w:p>
      </w:sdtContent>
    </w:sdt>
    <w:sdt>
      <w:sdtPr>
        <w:tag w:val="goog_rdk_4007"/>
      </w:sdtPr>
      <w:sdtContent>
        <w:p w:rsidR="00000000" w:rsidDel="00000000" w:rsidP="00000000" w:rsidRDefault="00000000" w:rsidRPr="00000000" w14:paraId="00000758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* * * * * * *</w:t>
          </w:r>
        </w:p>
      </w:sdtContent>
    </w:sdt>
    <w:sdt>
      <w:sdtPr>
        <w:tag w:val="goog_rdk_4008"/>
      </w:sdtPr>
      <w:sdtContent>
        <w:p w:rsidR="00000000" w:rsidDel="00000000" w:rsidP="00000000" w:rsidRDefault="00000000" w:rsidRPr="00000000" w14:paraId="00000759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* * * * * * * * *</w:t>
          </w:r>
        </w:p>
      </w:sdtContent>
    </w:sdt>
    <w:sdt>
      <w:sdtPr>
        <w:tag w:val="goog_rdk_4011"/>
      </w:sdtPr>
      <w:sdtContent>
        <w:p w:rsidR="00000000" w:rsidDel="00000000" w:rsidP="00000000" w:rsidRDefault="00000000" w:rsidRPr="00000000" w14:paraId="0000075A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hanging="360"/>
              </w:pPr>
            </w:pPrChange>
          </w:pPr>
          <w:sdt>
            <w:sdtPr>
              <w:tag w:val="goog_rdk_4010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13"/>
      </w:sdtPr>
      <w:sdtContent>
        <w:p w:rsidR="00000000" w:rsidDel="00000000" w:rsidP="00000000" w:rsidRDefault="00000000" w:rsidRPr="00000000" w14:paraId="0000075B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12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main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15"/>
      </w:sdtPr>
      <w:sdtContent>
        <w:p w:rsidR="00000000" w:rsidDel="00000000" w:rsidP="00000000" w:rsidRDefault="00000000" w:rsidRPr="00000000" w14:paraId="0000075C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14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int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space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rows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k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17"/>
      </w:sdtPr>
      <w:sdtContent>
        <w:p w:rsidR="00000000" w:rsidDel="00000000" w:rsidP="00000000" w:rsidRDefault="00000000" w:rsidRPr="00000000" w14:paraId="0000075D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16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printf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"Enter the number of rows: "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19"/>
      </w:sdtPr>
      <w:sdtContent>
        <w:p w:rsidR="00000000" w:rsidDel="00000000" w:rsidP="00000000" w:rsidRDefault="00000000" w:rsidRPr="00000000" w14:paraId="0000075E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18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scanf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"%d"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&amp;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rows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21"/>
      </w:sdtPr>
      <w:sdtContent>
        <w:p w:rsidR="00000000" w:rsidDel="00000000" w:rsidP="00000000" w:rsidRDefault="00000000" w:rsidRPr="00000000" w14:paraId="0000075F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20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rows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++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i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,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k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23"/>
      </w:sdtPr>
      <w:sdtContent>
        <w:p w:rsidR="00000000" w:rsidDel="00000000" w:rsidP="00000000" w:rsidRDefault="00000000" w:rsidRPr="00000000" w14:paraId="00000760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22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for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space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=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space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&lt;=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rows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i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++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space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25"/>
      </w:sdtPr>
      <w:sdtContent>
        <w:p w:rsidR="00000000" w:rsidDel="00000000" w:rsidP="00000000" w:rsidRDefault="00000000" w:rsidRPr="00000000" w14:paraId="00000761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24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      printf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"  "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27"/>
      </w:sdtPr>
      <w:sdtContent>
        <w:p w:rsidR="00000000" w:rsidDel="00000000" w:rsidP="00000000" w:rsidRDefault="00000000" w:rsidRPr="00000000" w14:paraId="00000762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26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29"/>
      </w:sdtPr>
      <w:sdtContent>
        <w:p w:rsidR="00000000" w:rsidDel="00000000" w:rsidP="00000000" w:rsidRDefault="00000000" w:rsidRPr="00000000" w14:paraId="00000763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28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while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k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!=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2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*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i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-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1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)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{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31"/>
      </w:sdtPr>
      <w:sdtContent>
        <w:p w:rsidR="00000000" w:rsidDel="00000000" w:rsidP="00000000" w:rsidRDefault="00000000" w:rsidRPr="00000000" w14:paraId="00000764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30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      printf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"* "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33"/>
      </w:sdtPr>
      <w:sdtContent>
        <w:p w:rsidR="00000000" w:rsidDel="00000000" w:rsidP="00000000" w:rsidRDefault="00000000" w:rsidRPr="00000000" w14:paraId="00000765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32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   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++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k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35"/>
      </w:sdtPr>
      <w:sdtContent>
        <w:p w:rsidR="00000000" w:rsidDel="00000000" w:rsidP="00000000" w:rsidRDefault="00000000" w:rsidRPr="00000000" w14:paraId="00000766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34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37"/>
      </w:sdtPr>
      <w:sdtContent>
        <w:p w:rsidR="00000000" w:rsidDel="00000000" w:rsidP="00000000" w:rsidRDefault="00000000" w:rsidRPr="00000000" w14:paraId="00000767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36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   printf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(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"\n"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);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39"/>
      </w:sdtPr>
      <w:sdtContent>
        <w:p w:rsidR="00000000" w:rsidDel="00000000" w:rsidP="00000000" w:rsidRDefault="00000000" w:rsidRPr="00000000" w14:paraId="00000768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38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41"/>
      </w:sdtPr>
      <w:sdtContent>
        <w:p w:rsidR="00000000" w:rsidDel="00000000" w:rsidP="00000000" w:rsidRDefault="00000000" w:rsidRPr="00000000" w14:paraId="00000769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40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 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return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0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;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43"/>
      </w:sdtPr>
      <w:sdtContent>
        <w:p w:rsidR="00000000" w:rsidDel="00000000" w:rsidP="00000000" w:rsidRDefault="00000000" w:rsidRPr="00000000" w14:paraId="0000076A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240" w:lineRule="auto"/>
            <w:ind w:left="720" w:hanging="360"/>
            <w:jc w:val="center"/>
            <w:rPr>
              <w:ins w:author="Dao Son" w:id="78" w:date="2022-03-13T13:16:56Z"/>
              <w:rFonts w:ascii="Consolas" w:cs="Consolas" w:eastAsia="Consolas" w:hAnsi="Consolas"/>
              <w:sz w:val="17"/>
              <w:szCs w:val="17"/>
            </w:rPr>
            <w:pPrChange w:author="Vũ Ngọc Tú" w:id="0" w:date="2022-03-15T14:59:34Z">
              <w:pPr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</w:pBdr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line="240" w:lineRule="auto"/>
                <w:ind w:left="720" w:hanging="360"/>
              </w:pPr>
            </w:pPrChange>
          </w:pPr>
          <w:sdt>
            <w:sdtPr>
              <w:tag w:val="goog_rdk_4042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}</w:t>
                </w:r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046"/>
      </w:sdtPr>
      <w:sdtContent>
        <w:p w:rsidR="00000000" w:rsidDel="00000000" w:rsidP="00000000" w:rsidRDefault="00000000" w:rsidRPr="00000000" w14:paraId="0000076B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44"/>
            </w:sdtPr>
            <w:sdtContent>
              <w:ins w:author="Dao Son" w:id="78" w:date="2022-03-13T13:16:5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 </w:t>
                </w:r>
              </w:ins>
            </w:sdtContent>
          </w:sdt>
          <w:sdt>
            <w:sdtPr>
              <w:tag w:val="goog_rdk_4045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48"/>
      </w:sdtPr>
      <w:sdtContent>
        <w:p w:rsidR="00000000" w:rsidDel="00000000" w:rsidP="00000000" w:rsidRDefault="00000000" w:rsidRPr="00000000" w14:paraId="0000076C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47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main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50"/>
      </w:sdtPr>
      <w:sdtContent>
        <w:p w:rsidR="00000000" w:rsidDel="00000000" w:rsidP="00000000" w:rsidRDefault="00000000" w:rsidRPr="00000000" w14:paraId="0000076D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49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int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space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rows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52"/>
      </w:sdtPr>
      <w:sdtContent>
        <w:p w:rsidR="00000000" w:rsidDel="00000000" w:rsidP="00000000" w:rsidRDefault="00000000" w:rsidRPr="00000000" w14:paraId="0000076E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51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"Enter the number of rows: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54"/>
      </w:sdtPr>
      <w:sdtContent>
        <w:p w:rsidR="00000000" w:rsidDel="00000000" w:rsidP="00000000" w:rsidRDefault="00000000" w:rsidRPr="00000000" w14:paraId="0000076F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53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scanf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"%d"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&amp;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rows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56"/>
      </w:sdtPr>
      <w:sdtContent>
        <w:p w:rsidR="00000000" w:rsidDel="00000000" w:rsidP="00000000" w:rsidRDefault="00000000" w:rsidRPr="00000000" w14:paraId="00000770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55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rows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,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58"/>
      </w:sdtPr>
      <w:sdtContent>
        <w:p w:rsidR="00000000" w:rsidDel="00000000" w:rsidP="00000000" w:rsidRDefault="00000000" w:rsidRPr="00000000" w14:paraId="00000771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57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for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space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space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rows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space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60"/>
      </w:sdtPr>
      <w:sdtContent>
        <w:p w:rsidR="00000000" w:rsidDel="00000000" w:rsidP="00000000" w:rsidRDefault="00000000" w:rsidRPr="00000000" w14:paraId="00000772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59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 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62"/>
      </w:sdtPr>
      <w:sdtContent>
        <w:p w:rsidR="00000000" w:rsidDel="00000000" w:rsidP="00000000" w:rsidRDefault="00000000" w:rsidRPr="00000000" w14:paraId="00000773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61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64"/>
      </w:sdtPr>
      <w:sdtContent>
        <w:p w:rsidR="00000000" w:rsidDel="00000000" w:rsidP="00000000" w:rsidRDefault="00000000" w:rsidRPr="00000000" w14:paraId="00000774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63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while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!=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2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*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i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-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1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{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66"/>
      </w:sdtPr>
      <w:sdtContent>
        <w:p w:rsidR="00000000" w:rsidDel="00000000" w:rsidP="00000000" w:rsidRDefault="00000000" w:rsidRPr="00000000" w14:paraId="00000775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65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"* 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68"/>
      </w:sdtPr>
      <w:sdtContent>
        <w:p w:rsidR="00000000" w:rsidDel="00000000" w:rsidP="00000000" w:rsidRDefault="00000000" w:rsidRPr="00000000" w14:paraId="00000776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67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++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k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70"/>
      </w:sdtPr>
      <w:sdtContent>
        <w:p w:rsidR="00000000" w:rsidDel="00000000" w:rsidP="00000000" w:rsidRDefault="00000000" w:rsidRPr="00000000" w14:paraId="00000777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69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72"/>
      </w:sdtPr>
      <w:sdtContent>
        <w:p w:rsidR="00000000" w:rsidDel="00000000" w:rsidP="00000000" w:rsidRDefault="00000000" w:rsidRPr="00000000" w14:paraId="00000778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71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   printf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(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"\n"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);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74"/>
      </w:sdtPr>
      <w:sdtContent>
        <w:p w:rsidR="00000000" w:rsidDel="00000000" w:rsidP="00000000" w:rsidRDefault="00000000" w:rsidRPr="00000000" w14:paraId="00000779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73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76"/>
      </w:sdtPr>
      <w:sdtContent>
        <w:p w:rsidR="00000000" w:rsidDel="00000000" w:rsidP="00000000" w:rsidRDefault="00000000" w:rsidRPr="00000000" w14:paraId="0000077A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75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 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88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return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6666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0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;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78"/>
      </w:sdtPr>
      <w:sdtContent>
        <w:p w:rsidR="00000000" w:rsidDel="00000000" w:rsidP="00000000" w:rsidRDefault="00000000" w:rsidRPr="00000000" w14:paraId="0000077B">
          <w:pPr>
            <w:keepNext w:val="0"/>
            <w:keepLines w:val="0"/>
            <w:pageBreakBefore w:val="0"/>
            <w:widowControl w:val="1"/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del w:author="Dao Son" w:id="78" w:date="2022-03-13T13:16:56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77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6666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}</w:delText>
                </w:r>
                <w:r w:rsidDel="00000000" w:rsidR="00000000" w:rsidRPr="00000000">
                  <w:rPr>
                    <w:rtl w:val="0"/>
                  </w:rPr>
                </w:r>
              </w:del>
            </w:sdtContent>
          </w:sdt>
        </w:p>
      </w:sdtContent>
    </w:sdt>
    <w:sdt>
      <w:sdtPr>
        <w:tag w:val="goog_rdk_4081"/>
      </w:sdtPr>
      <w:sdtContent>
        <w:p w:rsidR="00000000" w:rsidDel="00000000" w:rsidP="00000000" w:rsidRDefault="00000000" w:rsidRPr="00000000" w14:paraId="0000077C">
          <w:pPr>
            <w:numPr>
              <w:ilvl w:val="0"/>
              <w:numId w:val="4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line="240" w:lineRule="auto"/>
            <w:ind w:left="720" w:hanging="360"/>
            <w:rPr>
              <w:rFonts w:ascii="Consolas" w:cs="Consolas" w:eastAsia="Consolas" w:hAnsi="Consolas"/>
              <w:sz w:val="17"/>
              <w:szCs w:val="17"/>
              <w:rPrChange w:author="Dao Son" w:id="79" w:date="2022-03-13T13:16:56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Dao Son" w:id="0" w:date="2022-03-13T13:16:56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4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079"/>
            </w:sdtPr>
            <w:sdtContent>
              <w:del w:author="Dao Son" w:id="78" w:date="2022-03-13T13:16:5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 </w:delText>
                </w:r>
              </w:del>
            </w:sdtContent>
          </w:sdt>
          <w:sdt>
            <w:sdtPr>
              <w:tag w:val="goog_rdk_4080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4083"/>
      </w:sdtPr>
      <w:sdtContent>
        <w:p w:rsidR="00000000" w:rsidDel="00000000" w:rsidP="00000000" w:rsidRDefault="00000000" w:rsidRPr="00000000" w14:paraId="0000077D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f3f3f3"/>
              <w:sz w:val="20"/>
              <w:szCs w:val="20"/>
              <w:u w:val="none"/>
              <w:shd w:fill="auto" w:val="clear"/>
              <w:vertAlign w:val="baseline"/>
              <w:rPrChange w:author="Đức Bảo Nguyễn" w:id="80" w:date="2022-03-07T07:58:20Z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</w:t>
          </w:r>
          <w:sdt>
            <w:sdtPr>
              <w:tag w:val="goog_rdk_4082"/>
            </w:sdtPr>
            <w:sdtContent>
              <w:r w:rsidDel="00000000" w:rsidR="00000000" w:rsidRPr="00000000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f3f3f3"/>
                  <w:sz w:val="20"/>
                  <w:szCs w:val="20"/>
                  <w:u w:val="none"/>
                  <w:shd w:fill="auto" w:val="clear"/>
                  <w:vertAlign w:val="baseline"/>
                  <w:rtl w:val="0"/>
                  <w:rPrChange w:author="Đức Bảo Nguyễn" w:id="80" w:date="2022-03-07T07:58:20Z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rPrChange>
                </w:rPr>
                <w:t xml:space="preserve">    1</w:t>
              </w:r>
            </w:sdtContent>
          </w:sdt>
        </w:p>
      </w:sdtContent>
    </w:sdt>
    <w:sdt>
      <w:sdtPr>
        <w:tag w:val="goog_rdk_4085"/>
      </w:sdtPr>
      <w:sdtContent>
        <w:p w:rsidR="00000000" w:rsidDel="00000000" w:rsidP="00000000" w:rsidRDefault="00000000" w:rsidRPr="00000000" w14:paraId="0000077E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f3f3f3"/>
              <w:sz w:val="20"/>
              <w:szCs w:val="20"/>
              <w:u w:val="none"/>
              <w:shd w:fill="auto" w:val="clear"/>
              <w:vertAlign w:val="baseline"/>
              <w:rPrChange w:author="Đức Bảo Nguyễn" w:id="80" w:date="2022-03-07T07:58:20Z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4084"/>
            </w:sdtPr>
            <w:sdtContent>
              <w:r w:rsidDel="00000000" w:rsidR="00000000" w:rsidRPr="00000000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f3f3f3"/>
                  <w:sz w:val="20"/>
                  <w:szCs w:val="20"/>
                  <w:u w:val="none"/>
                  <w:shd w:fill="auto" w:val="clear"/>
                  <w:vertAlign w:val="baseline"/>
                  <w:rtl w:val="0"/>
                  <w:rPrChange w:author="Đức Bảo Nguyễn" w:id="80" w:date="2022-03-07T07:58:20Z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rPrChange>
                </w:rPr>
                <w:t xml:space="preserve">        1</w:t>
              </w:r>
            </w:sdtContent>
          </w:sdt>
        </w:p>
      </w:sdtContent>
    </w:sdt>
    <w:sdt>
      <w:sdtPr>
        <w:tag w:val="goog_rdk_4087"/>
      </w:sdtPr>
      <w:sdtContent>
        <w:p w:rsidR="00000000" w:rsidDel="00000000" w:rsidP="00000000" w:rsidRDefault="00000000" w:rsidRPr="00000000" w14:paraId="0000077F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f3f3f3"/>
              <w:sz w:val="20"/>
              <w:szCs w:val="20"/>
              <w:u w:val="none"/>
              <w:shd w:fill="auto" w:val="clear"/>
              <w:vertAlign w:val="baseline"/>
              <w:rPrChange w:author="Đức Bảo Nguyễn" w:id="80" w:date="2022-03-07T07:58:20Z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4086"/>
            </w:sdtPr>
            <w:sdtContent>
              <w:r w:rsidDel="00000000" w:rsidR="00000000" w:rsidRPr="00000000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f3f3f3"/>
                  <w:sz w:val="20"/>
                  <w:szCs w:val="20"/>
                  <w:u w:val="none"/>
                  <w:shd w:fill="auto" w:val="clear"/>
                  <w:vertAlign w:val="baseline"/>
                  <w:rtl w:val="0"/>
                  <w:rPrChange w:author="Đức Bảo Nguyễn" w:id="80" w:date="2022-03-07T07:58:20Z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rPrChange>
                </w:rPr>
                <w:t xml:space="preserve">      2 3 2</w:t>
              </w:r>
            </w:sdtContent>
          </w:sdt>
        </w:p>
      </w:sdtContent>
    </w:sdt>
    <w:sdt>
      <w:sdtPr>
        <w:tag w:val="goog_rdk_4089"/>
      </w:sdtPr>
      <w:sdtContent>
        <w:p w:rsidR="00000000" w:rsidDel="00000000" w:rsidP="00000000" w:rsidRDefault="00000000" w:rsidRPr="00000000" w14:paraId="00000780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f3f3f3"/>
              <w:sz w:val="20"/>
              <w:szCs w:val="20"/>
              <w:u w:val="none"/>
              <w:shd w:fill="auto" w:val="clear"/>
              <w:vertAlign w:val="baseline"/>
              <w:rPrChange w:author="Đức Bảo Nguyễn" w:id="80" w:date="2022-03-07T07:58:20Z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4088"/>
            </w:sdtPr>
            <w:sdtContent>
              <w:r w:rsidDel="00000000" w:rsidR="00000000" w:rsidRPr="00000000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f3f3f3"/>
                  <w:sz w:val="20"/>
                  <w:szCs w:val="20"/>
                  <w:u w:val="none"/>
                  <w:shd w:fill="auto" w:val="clear"/>
                  <w:vertAlign w:val="baseline"/>
                  <w:rtl w:val="0"/>
                  <w:rPrChange w:author="Đức Bảo Nguyễn" w:id="80" w:date="2022-03-07T07:58:20Z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rPrChange>
                </w:rPr>
                <w:t xml:space="preserve">    3 4 5 4 3</w:t>
              </w:r>
            </w:sdtContent>
          </w:sdt>
        </w:p>
      </w:sdtContent>
    </w:sdt>
    <w:sdt>
      <w:sdtPr>
        <w:tag w:val="goog_rdk_4091"/>
      </w:sdtPr>
      <w:sdtContent>
        <w:p w:rsidR="00000000" w:rsidDel="00000000" w:rsidP="00000000" w:rsidRDefault="00000000" w:rsidRPr="00000000" w14:paraId="00000781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f3f3f3"/>
              <w:sz w:val="20"/>
              <w:szCs w:val="20"/>
              <w:u w:val="none"/>
              <w:shd w:fill="auto" w:val="clear"/>
              <w:vertAlign w:val="baseline"/>
              <w:rPrChange w:author="Đức Bảo Nguyễn" w:id="80" w:date="2022-03-07T07:58:20Z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4090"/>
            </w:sdtPr>
            <w:sdtContent>
              <w:r w:rsidDel="00000000" w:rsidR="00000000" w:rsidRPr="00000000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f3f3f3"/>
                  <w:sz w:val="20"/>
                  <w:szCs w:val="20"/>
                  <w:u w:val="none"/>
                  <w:shd w:fill="auto" w:val="clear"/>
                  <w:vertAlign w:val="baseline"/>
                  <w:rtl w:val="0"/>
                  <w:rPrChange w:author="Đức Bảo Nguyễn" w:id="80" w:date="2022-03-07T07:58:20Z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rPrChange>
                </w:rPr>
                <w:t xml:space="preserve">  4 5 6 7 6 5 4</w:t>
              </w:r>
            </w:sdtContent>
          </w:sdt>
        </w:p>
      </w:sdtContent>
    </w:sdt>
    <w:sdt>
      <w:sdtPr>
        <w:tag w:val="goog_rdk_4093"/>
      </w:sdtPr>
      <w:sdtContent>
        <w:p w:rsidR="00000000" w:rsidDel="00000000" w:rsidP="00000000" w:rsidRDefault="00000000" w:rsidRPr="00000000" w14:paraId="00000782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f3f3f3"/>
              <w:sz w:val="20"/>
              <w:szCs w:val="20"/>
              <w:u w:val="none"/>
              <w:shd w:fill="auto" w:val="clear"/>
              <w:vertAlign w:val="baseline"/>
              <w:rPrChange w:author="Đức Bảo Nguyễn" w:id="80" w:date="2022-03-07T07:58:20Z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000000"/>
                  <w:sz w:val="20"/>
                  <w:szCs w:val="20"/>
                  <w:u w:val="none"/>
                  <w:shd w:fill="auto" w:val="clear"/>
                  <w:vertAlign w:val="baseline"/>
                </w:rPr>
              </w:rPrChange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sdt>
            <w:sdtPr>
              <w:tag w:val="goog_rdk_4092"/>
            </w:sdtPr>
            <w:sdtContent>
              <w:r w:rsidDel="00000000" w:rsidR="00000000" w:rsidRPr="00000000">
                <w:rPr>
                  <w:rFonts w:ascii="Courier New" w:cs="Courier New" w:eastAsia="Courier New" w:hAnsi="Courier New"/>
                  <w:b w:val="0"/>
                  <w:i w:val="0"/>
                  <w:smallCaps w:val="0"/>
                  <w:strike w:val="0"/>
                  <w:color w:val="f3f3f3"/>
                  <w:sz w:val="20"/>
                  <w:szCs w:val="20"/>
                  <w:u w:val="none"/>
                  <w:shd w:fill="auto" w:val="clear"/>
                  <w:vertAlign w:val="baseline"/>
                  <w:rtl w:val="0"/>
                  <w:rPrChange w:author="Đức Bảo Nguyễn" w:id="80" w:date="2022-03-07T07:58:20Z">
                    <w:rPr>
                      <w:rFonts w:ascii="Courier New" w:cs="Courier New" w:eastAsia="Courier New" w:hAnsi="Courier New"/>
                      <w:b w:val="0"/>
                      <w:i w:val="0"/>
                      <w:smallCaps w:val="0"/>
                      <w:strike w:val="0"/>
                      <w:color w:val="000000"/>
                      <w:sz w:val="20"/>
                      <w:szCs w:val="20"/>
                      <w:u w:val="none"/>
                      <w:shd w:fill="auto" w:val="clear"/>
                      <w:vertAlign w:val="baseline"/>
                    </w:rPr>
                  </w:rPrChange>
                </w:rPr>
                <w:t xml:space="preserve">5 6 7 8 9 8 7 6 5</w:t>
              </w:r>
            </w:sdtContent>
          </w:sdt>
        </w:p>
      </w:sdtContent>
    </w:sdt>
    <w:sdt>
      <w:sdtPr>
        <w:tag w:val="goog_rdk_4094"/>
      </w:sdtPr>
      <w:sdtContent>
        <w:p w:rsidR="00000000" w:rsidDel="00000000" w:rsidP="00000000" w:rsidRDefault="00000000" w:rsidRPr="00000000" w14:paraId="00000783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95"/>
      </w:sdtPr>
      <w:sdtContent>
        <w:p w:rsidR="00000000" w:rsidDel="00000000" w:rsidP="00000000" w:rsidRDefault="00000000" w:rsidRPr="00000000" w14:paraId="00000784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96"/>
      </w:sdtPr>
      <w:sdtContent>
        <w:p w:rsidR="00000000" w:rsidDel="00000000" w:rsidP="00000000" w:rsidRDefault="00000000" w:rsidRPr="00000000" w14:paraId="00000785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count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count1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97"/>
      </w:sdtPr>
      <w:sdtContent>
        <w:p w:rsidR="00000000" w:rsidDel="00000000" w:rsidP="00000000" w:rsidRDefault="00000000" w:rsidRPr="00000000" w14:paraId="00000786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98"/>
      </w:sdtPr>
      <w:sdtContent>
        <w:p w:rsidR="00000000" w:rsidDel="00000000" w:rsidP="00000000" w:rsidRDefault="00000000" w:rsidRPr="00000000" w14:paraId="00000787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099"/>
      </w:sdtPr>
      <w:sdtContent>
        <w:p w:rsidR="00000000" w:rsidDel="00000000" w:rsidP="00000000" w:rsidRDefault="00000000" w:rsidRPr="00000000" w14:paraId="00000788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0"/>
      </w:sdtPr>
      <w:sdtContent>
        <w:p w:rsidR="00000000" w:rsidDel="00000000" w:rsidP="00000000" w:rsidRDefault="00000000" w:rsidRPr="00000000" w14:paraId="00000789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space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1"/>
      </w:sdtPr>
      <w:sdtContent>
        <w:p w:rsidR="00000000" w:rsidDel="00000000" w:rsidP="00000000" w:rsidRDefault="00000000" w:rsidRPr="00000000" w14:paraId="0000078A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2"/>
      </w:sdtPr>
      <w:sdtContent>
        <w:p w:rsidR="00000000" w:rsidDel="00000000" w:rsidP="00000000" w:rsidRDefault="00000000" w:rsidRPr="00000000" w14:paraId="0000078B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count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3"/>
      </w:sdtPr>
      <w:sdtContent>
        <w:p w:rsidR="00000000" w:rsidDel="00000000" w:rsidP="00000000" w:rsidRDefault="00000000" w:rsidRPr="00000000" w14:paraId="0000078C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4"/>
      </w:sdtPr>
      <w:sdtContent>
        <w:p w:rsidR="00000000" w:rsidDel="00000000" w:rsidP="00000000" w:rsidRDefault="00000000" w:rsidRPr="00000000" w14:paraId="0000078D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while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k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!=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5"/>
      </w:sdtPr>
      <w:sdtContent>
        <w:p w:rsidR="00000000" w:rsidDel="00000000" w:rsidP="00000000" w:rsidRDefault="00000000" w:rsidRPr="00000000" w14:paraId="0000078E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count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6"/>
      </w:sdtPr>
      <w:sdtContent>
        <w:p w:rsidR="00000000" w:rsidDel="00000000" w:rsidP="00000000" w:rsidRDefault="00000000" w:rsidRPr="00000000" w14:paraId="0000078F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7"/>
      </w:sdtPr>
      <w:sdtContent>
        <w:p w:rsidR="00000000" w:rsidDel="00000000" w:rsidP="00000000" w:rsidRDefault="00000000" w:rsidRPr="00000000" w14:paraId="00000790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count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8"/>
      </w:sdtPr>
      <w:sdtContent>
        <w:p w:rsidR="00000000" w:rsidDel="00000000" w:rsidP="00000000" w:rsidRDefault="00000000" w:rsidRPr="00000000" w14:paraId="00000791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09"/>
      </w:sdtPr>
      <w:sdtContent>
        <w:p w:rsidR="00000000" w:rsidDel="00000000" w:rsidP="00000000" w:rsidRDefault="00000000" w:rsidRPr="00000000" w14:paraId="00000792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count1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0"/>
      </w:sdtPr>
      <w:sdtContent>
        <w:p w:rsidR="00000000" w:rsidDel="00000000" w:rsidP="00000000" w:rsidRDefault="00000000" w:rsidRPr="00000000" w14:paraId="00000793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count1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1"/>
      </w:sdtPr>
      <w:sdtContent>
        <w:p w:rsidR="00000000" w:rsidDel="00000000" w:rsidP="00000000" w:rsidRDefault="00000000" w:rsidRPr="00000000" w14:paraId="00000794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2"/>
      </w:sdtPr>
      <w:sdtContent>
        <w:p w:rsidR="00000000" w:rsidDel="00000000" w:rsidP="00000000" w:rsidRDefault="00000000" w:rsidRPr="00000000" w14:paraId="00000795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k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3"/>
      </w:sdtPr>
      <w:sdtContent>
        <w:p w:rsidR="00000000" w:rsidDel="00000000" w:rsidP="00000000" w:rsidRDefault="00000000" w:rsidRPr="00000000" w14:paraId="00000796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4"/>
      </w:sdtPr>
      <w:sdtContent>
        <w:p w:rsidR="00000000" w:rsidDel="00000000" w:rsidP="00000000" w:rsidRDefault="00000000" w:rsidRPr="00000000" w14:paraId="00000797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count1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count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5"/>
      </w:sdtPr>
      <w:sdtContent>
        <w:p w:rsidR="00000000" w:rsidDel="00000000" w:rsidP="00000000" w:rsidRDefault="00000000" w:rsidRPr="00000000" w14:paraId="00000798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6"/>
      </w:sdtPr>
      <w:sdtContent>
        <w:p w:rsidR="00000000" w:rsidDel="00000000" w:rsidP="00000000" w:rsidRDefault="00000000" w:rsidRPr="00000000" w14:paraId="00000799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7"/>
      </w:sdtPr>
      <w:sdtContent>
        <w:p w:rsidR="00000000" w:rsidDel="00000000" w:rsidP="00000000" w:rsidRDefault="00000000" w:rsidRPr="00000000" w14:paraId="0000079A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8"/>
      </w:sdtPr>
      <w:sdtContent>
        <w:p w:rsidR="00000000" w:rsidDel="00000000" w:rsidP="00000000" w:rsidRDefault="00000000" w:rsidRPr="00000000" w14:paraId="0000079B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19"/>
      </w:sdtPr>
      <w:sdtContent>
        <w:p w:rsidR="00000000" w:rsidDel="00000000" w:rsidP="00000000" w:rsidRDefault="00000000" w:rsidRPr="00000000" w14:paraId="0000079C">
          <w:pPr>
            <w:keepNext w:val="0"/>
            <w:keepLines w:val="0"/>
            <w:pageBreakBefore w:val="0"/>
            <w:widowControl w:val="1"/>
            <w:numPr>
              <w:ilvl w:val="0"/>
              <w:numId w:val="6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6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120"/>
      </w:sdtPr>
      <w:sdtContent>
        <w:p w:rsidR="00000000" w:rsidDel="00000000" w:rsidP="00000000" w:rsidRDefault="00000000" w:rsidRPr="00000000" w14:paraId="0000079D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21"/>
      </w:sdtPr>
      <w:sdtContent>
        <w:p w:rsidR="00000000" w:rsidDel="00000000" w:rsidP="00000000" w:rsidRDefault="00000000" w:rsidRPr="00000000" w14:paraId="0000079E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22"/>
      </w:sdtPr>
      <w:sdtContent>
        <w:p w:rsidR="00000000" w:rsidDel="00000000" w:rsidP="00000000" w:rsidRDefault="00000000" w:rsidRPr="00000000" w14:paraId="0000079F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25"/>
      </w:sdtPr>
      <w:sdtContent>
        <w:p w:rsidR="00000000" w:rsidDel="00000000" w:rsidP="00000000" w:rsidRDefault="00000000" w:rsidRPr="00000000" w14:paraId="000007A0">
          <w:pPr>
            <w:jc w:val="center"/>
            <w:rPr/>
            <w:pPrChange w:author="Vũ Ngọc Tú" w:id="0" w:date="2022-03-15T14:59:34Z">
              <w:pPr/>
            </w:pPrChange>
          </w:pPr>
          <w:sdt>
            <w:sdtPr>
              <w:tag w:val="goog_rdk_4124"/>
            </w:sdtPr>
            <w:sdtContent>
              <w:ins w:author="Pham Dinh Huy" w:id="81" w:date="2022-03-11T01:05:58Z">
                <w:r w:rsidDel="00000000" w:rsidR="00000000" w:rsidRPr="00000000">
                  <w:rPr>
                    <w:rtl w:val="0"/>
                  </w:rPr>
                  <w:tab/>
                </w:r>
              </w:ins>
            </w:sdtContent>
          </w:sdt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26"/>
      </w:sdtPr>
      <w:sdtContent>
        <w:p w:rsidR="00000000" w:rsidDel="00000000" w:rsidP="00000000" w:rsidRDefault="00000000" w:rsidRPr="00000000" w14:paraId="000007A1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27"/>
      </w:sdtPr>
      <w:sdtContent>
        <w:p w:rsidR="00000000" w:rsidDel="00000000" w:rsidP="00000000" w:rsidRDefault="00000000" w:rsidRPr="00000000" w14:paraId="000007A2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28"/>
      </w:sdtPr>
      <w:sdtContent>
        <w:p w:rsidR="00000000" w:rsidDel="00000000" w:rsidP="00000000" w:rsidRDefault="00000000" w:rsidRPr="00000000" w14:paraId="000007A3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29"/>
      </w:sdtPr>
      <w:sdtContent>
        <w:p w:rsidR="00000000" w:rsidDel="00000000" w:rsidP="00000000" w:rsidRDefault="00000000" w:rsidRPr="00000000" w14:paraId="000007A4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30"/>
      </w:sdtPr>
      <w:sdtContent>
        <w:p w:rsidR="00000000" w:rsidDel="00000000" w:rsidP="00000000" w:rsidRDefault="00000000" w:rsidRPr="00000000" w14:paraId="000007A5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* * * * * * * * *</w:t>
          </w:r>
        </w:p>
      </w:sdtContent>
    </w:sdt>
    <w:sdt>
      <w:sdtPr>
        <w:tag w:val="goog_rdk_4131"/>
      </w:sdtPr>
      <w:sdtContent>
        <w:p w:rsidR="00000000" w:rsidDel="00000000" w:rsidP="00000000" w:rsidRDefault="00000000" w:rsidRPr="00000000" w14:paraId="000007A6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* * * * * * *</w:t>
          </w:r>
        </w:p>
      </w:sdtContent>
    </w:sdt>
    <w:sdt>
      <w:sdtPr>
        <w:tag w:val="goog_rdk_4132"/>
      </w:sdtPr>
      <w:sdtContent>
        <w:p w:rsidR="00000000" w:rsidDel="00000000" w:rsidP="00000000" w:rsidRDefault="00000000" w:rsidRPr="00000000" w14:paraId="000007A7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* * * * *</w:t>
          </w:r>
        </w:p>
      </w:sdtContent>
    </w:sdt>
    <w:sdt>
      <w:sdtPr>
        <w:tag w:val="goog_rdk_4133"/>
      </w:sdtPr>
      <w:sdtContent>
        <w:p w:rsidR="00000000" w:rsidDel="00000000" w:rsidP="00000000" w:rsidRDefault="00000000" w:rsidRPr="00000000" w14:paraId="000007A8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 * * *</w:t>
          </w:r>
        </w:p>
      </w:sdtContent>
    </w:sdt>
    <w:sdt>
      <w:sdtPr>
        <w:tag w:val="goog_rdk_4134"/>
      </w:sdtPr>
      <w:sdtContent>
        <w:p w:rsidR="00000000" w:rsidDel="00000000" w:rsidP="00000000" w:rsidRDefault="00000000" w:rsidRPr="00000000" w14:paraId="000007A9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   *</w:t>
          </w:r>
        </w:p>
      </w:sdtContent>
    </w:sdt>
    <w:sdt>
      <w:sdtPr>
        <w:tag w:val="goog_rdk_4138"/>
      </w:sdtPr>
      <w:sdtContent>
        <w:p w:rsidR="00000000" w:rsidDel="00000000" w:rsidP="00000000" w:rsidRDefault="00000000" w:rsidRPr="00000000" w14:paraId="000007AA">
          <w:pPr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hanging="360"/>
            <w:rPr>
              <w:rFonts w:ascii="Consolas" w:cs="Consolas" w:eastAsia="Consolas" w:hAnsi="Consolas"/>
              <w:sz w:val="17"/>
              <w:szCs w:val="17"/>
              <w:rPrChange w:author="Đức Bảo Nguyễn" w:id="83" w:date="2022-03-07T08:04:16Z">
                <w:rPr>
                  <w:rFonts w:ascii="Consolas" w:cs="Consolas" w:eastAsia="Consolas" w:hAnsi="Consolas"/>
                  <w:b w:val="0"/>
                  <w:i w:val="0"/>
                  <w:smallCaps w:val="0"/>
                  <w:strike w:val="0"/>
                  <w:color w:val="000000"/>
                  <w:sz w:val="17"/>
                  <w:szCs w:val="17"/>
                  <w:u w:val="none"/>
                  <w:shd w:fill="auto" w:val="clear"/>
                  <w:vertAlign w:val="baseline"/>
                </w:rPr>
              </w:rPrChange>
            </w:rPr>
            <w:pPrChange w:author="Đức Bảo Nguyễn" w:id="0" w:date="2022-03-07T08:04:16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sdt>
            <w:sdtPr>
              <w:tag w:val="goog_rdk_4136"/>
            </w:sdtPr>
            <w:sdtContent>
              <w:ins w:author="Đức Bảo Nguyễn" w:id="82" w:date="2022-03-07T08:04:16Z"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#include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Courier New" w:cs="Courier New" w:eastAsia="Courier New" w:hAnsi="Courier New"/>
                    <w:b w:val="0"/>
                    <w:i w:val="0"/>
                    <w:smallCaps w:val="0"/>
                    <w:strike w:val="0"/>
                    <w:color w:val="000000"/>
                    <w:sz w:val="20"/>
                    <w:szCs w:val="20"/>
                    <w:u w:val="none"/>
                    <w:shd w:fill="auto" w:val="clear"/>
                    <w:vertAlign w:val="baseline"/>
                    <w:rtl w:val="0"/>
                  </w:rPr>
                  <w:t xml:space="preserve">&lt;stdio.h&gt;</w:t>
                </w:r>
              </w:ins>
            </w:sdtContent>
          </w:sdt>
          <w:sdt>
            <w:sdtPr>
              <w:tag w:val="goog_rdk_4137"/>
            </w:sdtPr>
            <w:sdtContent>
              <w:del w:author="Đức Bảo Nguyễn" w:id="82" w:date="2022-03-07T08:04:16Z"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88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#include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00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 </w:delText>
                </w:r>
                <w:r w:rsidDel="00000000" w:rsidR="00000000" w:rsidRPr="00000000">
                  <w:rPr>
                    <w:rFonts w:ascii="Consolas" w:cs="Consolas" w:eastAsia="Consolas" w:hAnsi="Consolas"/>
                    <w:b w:val="0"/>
                    <w:i w:val="0"/>
                    <w:smallCaps w:val="0"/>
                    <w:strike w:val="0"/>
                    <w:color w:val="008800"/>
                    <w:sz w:val="17"/>
                    <w:szCs w:val="17"/>
                    <w:u w:val="none"/>
                    <w:shd w:fill="auto" w:val="clear"/>
                    <w:vertAlign w:val="baseline"/>
                    <w:rtl w:val="0"/>
                  </w:rPr>
                  <w:delText xml:space="preserve">&lt;stdio.h&gt;</w:delText>
                </w:r>
              </w:del>
            </w:sdtContent>
          </w:sdt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39"/>
      </w:sdtPr>
      <w:sdtContent>
        <w:p w:rsidR="00000000" w:rsidDel="00000000" w:rsidP="00000000" w:rsidRDefault="00000000" w:rsidRPr="00000000" w14:paraId="000007AB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0"/>
      </w:sdtPr>
      <w:sdtContent>
        <w:p w:rsidR="00000000" w:rsidDel="00000000" w:rsidP="00000000" w:rsidRDefault="00000000" w:rsidRPr="00000000" w14:paraId="000007AC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1"/>
      </w:sdtPr>
      <w:sdtContent>
        <w:p w:rsidR="00000000" w:rsidDel="00000000" w:rsidP="00000000" w:rsidRDefault="00000000" w:rsidRPr="00000000" w14:paraId="000007AD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2"/>
      </w:sdtPr>
      <w:sdtContent>
        <w:p w:rsidR="00000000" w:rsidDel="00000000" w:rsidP="00000000" w:rsidRDefault="00000000" w:rsidRPr="00000000" w14:paraId="000007AE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3"/>
      </w:sdtPr>
      <w:sdtContent>
        <w:p w:rsidR="00000000" w:rsidDel="00000000" w:rsidP="00000000" w:rsidRDefault="00000000" w:rsidRPr="00000000" w14:paraId="000007AF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4"/>
      </w:sdtPr>
      <w:sdtContent>
        <w:p w:rsidR="00000000" w:rsidDel="00000000" w:rsidP="00000000" w:rsidRDefault="00000000" w:rsidRPr="00000000" w14:paraId="000007B0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space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5"/>
      </w:sdtPr>
      <w:sdtContent>
        <w:p w:rsidR="00000000" w:rsidDel="00000000" w:rsidP="00000000" w:rsidRDefault="00000000" w:rsidRPr="00000000" w14:paraId="000007B1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6"/>
      </w:sdtPr>
      <w:sdtContent>
        <w:p w:rsidR="00000000" w:rsidDel="00000000" w:rsidP="00000000" w:rsidRDefault="00000000" w:rsidRPr="00000000" w14:paraId="000007B2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7"/>
      </w:sdtPr>
      <w:sdtContent>
        <w:p w:rsidR="00000000" w:rsidDel="00000000" w:rsidP="00000000" w:rsidRDefault="00000000" w:rsidRPr="00000000" w14:paraId="000007B3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8"/>
      </w:sdtPr>
      <w:sdtContent>
        <w:p w:rsidR="00000000" w:rsidDel="00000000" w:rsidP="00000000" w:rsidRDefault="00000000" w:rsidRPr="00000000" w14:paraId="000007B4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49"/>
      </w:sdtPr>
      <w:sdtContent>
        <w:p w:rsidR="00000000" w:rsidDel="00000000" w:rsidP="00000000" w:rsidRDefault="00000000" w:rsidRPr="00000000" w14:paraId="000007B5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50"/>
      </w:sdtPr>
      <w:sdtContent>
        <w:p w:rsidR="00000000" w:rsidDel="00000000" w:rsidP="00000000" w:rsidRDefault="00000000" w:rsidRPr="00000000" w14:paraId="000007B6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51"/>
      </w:sdtPr>
      <w:sdtContent>
        <w:p w:rsidR="00000000" w:rsidDel="00000000" w:rsidP="00000000" w:rsidRDefault="00000000" w:rsidRPr="00000000" w14:paraId="000007B7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52"/>
      </w:sdtPr>
      <w:sdtContent>
        <w:p w:rsidR="00000000" w:rsidDel="00000000" w:rsidP="00000000" w:rsidRDefault="00000000" w:rsidRPr="00000000" w14:paraId="000007B8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53"/>
      </w:sdtPr>
      <w:sdtContent>
        <w:p w:rsidR="00000000" w:rsidDel="00000000" w:rsidP="00000000" w:rsidRDefault="00000000" w:rsidRPr="00000000" w14:paraId="000007B9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54"/>
      </w:sdtPr>
      <w:sdtContent>
        <w:p w:rsidR="00000000" w:rsidDel="00000000" w:rsidP="00000000" w:rsidRDefault="00000000" w:rsidRPr="00000000" w14:paraId="000007BA">
          <w:pPr>
            <w:keepNext w:val="0"/>
            <w:keepLines w:val="0"/>
            <w:pageBreakBefore w:val="0"/>
            <w:widowControl w:val="1"/>
            <w:numPr>
              <w:ilvl w:val="0"/>
              <w:numId w:val="8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8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155"/>
      </w:sdtPr>
      <w:sdtContent>
        <w:p w:rsidR="00000000" w:rsidDel="00000000" w:rsidP="00000000" w:rsidRDefault="00000000" w:rsidRPr="00000000" w14:paraId="000007BB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56"/>
      </w:sdtPr>
      <w:sdtContent>
        <w:p w:rsidR="00000000" w:rsidDel="00000000" w:rsidP="00000000" w:rsidRDefault="00000000" w:rsidRPr="00000000" w14:paraId="000007BC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57"/>
      </w:sdtPr>
      <w:sdtContent>
        <w:p w:rsidR="00000000" w:rsidDel="00000000" w:rsidP="00000000" w:rsidRDefault="00000000" w:rsidRPr="00000000" w14:paraId="000007BD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      1</w:t>
          </w:r>
        </w:p>
      </w:sdtContent>
    </w:sdt>
    <w:sdt>
      <w:sdtPr>
        <w:tag w:val="goog_rdk_4158"/>
      </w:sdtPr>
      <w:sdtContent>
        <w:p w:rsidR="00000000" w:rsidDel="00000000" w:rsidP="00000000" w:rsidRDefault="00000000" w:rsidRPr="00000000" w14:paraId="000007BE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    1   1</w:t>
          </w:r>
        </w:p>
      </w:sdtContent>
    </w:sdt>
    <w:sdt>
      <w:sdtPr>
        <w:tag w:val="goog_rdk_4159"/>
      </w:sdtPr>
      <w:sdtContent>
        <w:p w:rsidR="00000000" w:rsidDel="00000000" w:rsidP="00000000" w:rsidRDefault="00000000" w:rsidRPr="00000000" w14:paraId="000007BF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  1   2   1</w:t>
          </w:r>
        </w:p>
      </w:sdtContent>
    </w:sdt>
    <w:sdt>
      <w:sdtPr>
        <w:tag w:val="goog_rdk_4160"/>
      </w:sdtPr>
      <w:sdtContent>
        <w:p w:rsidR="00000000" w:rsidDel="00000000" w:rsidP="00000000" w:rsidRDefault="00000000" w:rsidRPr="00000000" w14:paraId="000007C0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  1   3   3    1</w:t>
          </w:r>
        </w:p>
      </w:sdtContent>
    </w:sdt>
    <w:sdt>
      <w:sdtPr>
        <w:tag w:val="goog_rdk_4161"/>
      </w:sdtPr>
      <w:sdtContent>
        <w:p w:rsidR="00000000" w:rsidDel="00000000" w:rsidP="00000000" w:rsidRDefault="00000000" w:rsidRPr="00000000" w14:paraId="000007C1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  1  4    6   4   1</w:t>
          </w:r>
        </w:p>
      </w:sdtContent>
    </w:sdt>
    <w:sdt>
      <w:sdtPr>
        <w:tag w:val="goog_rdk_4162"/>
      </w:sdtPr>
      <w:sdtContent>
        <w:p w:rsidR="00000000" w:rsidDel="00000000" w:rsidP="00000000" w:rsidRDefault="00000000" w:rsidRPr="00000000" w14:paraId="000007C2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1  5   10   10  5   1</w:t>
          </w:r>
        </w:p>
      </w:sdtContent>
    </w:sdt>
    <w:sdt>
      <w:sdtPr>
        <w:tag w:val="goog_rdk_4163"/>
      </w:sdtPr>
      <w:sdtContent>
        <w:p w:rsidR="00000000" w:rsidDel="00000000" w:rsidP="00000000" w:rsidRDefault="00000000" w:rsidRPr="00000000" w14:paraId="000007C3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//Pascal's Triangle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64"/>
      </w:sdtPr>
      <w:sdtContent>
        <w:p w:rsidR="00000000" w:rsidDel="00000000" w:rsidP="00000000" w:rsidRDefault="00000000" w:rsidRPr="00000000" w14:paraId="000007C4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65"/>
      </w:sdtPr>
      <w:sdtContent>
        <w:p w:rsidR="00000000" w:rsidDel="00000000" w:rsidP="00000000" w:rsidRDefault="00000000" w:rsidRPr="00000000" w14:paraId="000007C5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66"/>
      </w:sdtPr>
      <w:sdtContent>
        <w:p w:rsidR="00000000" w:rsidDel="00000000" w:rsidP="00000000" w:rsidRDefault="00000000" w:rsidRPr="00000000" w14:paraId="000007C6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coef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67"/>
      </w:sdtPr>
      <w:sdtContent>
        <w:p w:rsidR="00000000" w:rsidDel="00000000" w:rsidP="00000000" w:rsidRDefault="00000000" w:rsidRPr="00000000" w14:paraId="000007C7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68"/>
      </w:sdtPr>
      <w:sdtContent>
        <w:p w:rsidR="00000000" w:rsidDel="00000000" w:rsidP="00000000" w:rsidRDefault="00000000" w:rsidRPr="00000000" w14:paraId="000007C8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69"/>
      </w:sdtPr>
      <w:sdtContent>
        <w:p w:rsidR="00000000" w:rsidDel="00000000" w:rsidP="00000000" w:rsidRDefault="00000000" w:rsidRPr="00000000" w14:paraId="000007C9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0"/>
      </w:sdtPr>
      <w:sdtContent>
        <w:p w:rsidR="00000000" w:rsidDel="00000000" w:rsidP="00000000" w:rsidRDefault="00000000" w:rsidRPr="00000000" w14:paraId="000007CA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space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1"/>
      </w:sdtPr>
      <w:sdtContent>
        <w:p w:rsidR="00000000" w:rsidDel="00000000" w:rsidP="00000000" w:rsidRDefault="00000000" w:rsidRPr="00000000" w14:paraId="000007CB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2"/>
      </w:sdtPr>
      <w:sdtContent>
        <w:p w:rsidR="00000000" w:rsidDel="00000000" w:rsidP="00000000" w:rsidRDefault="00000000" w:rsidRPr="00000000" w14:paraId="000007CC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3"/>
      </w:sdtPr>
      <w:sdtContent>
        <w:p w:rsidR="00000000" w:rsidDel="00000000" w:rsidP="00000000" w:rsidRDefault="00000000" w:rsidRPr="00000000" w14:paraId="000007CD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4"/>
      </w:sdtPr>
      <w:sdtContent>
        <w:p w:rsidR="00000000" w:rsidDel="00000000" w:rsidP="00000000" w:rsidRDefault="00000000" w:rsidRPr="00000000" w14:paraId="000007CE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coef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5"/>
      </w:sdtPr>
      <w:sdtContent>
        <w:p w:rsidR="00000000" w:rsidDel="00000000" w:rsidP="00000000" w:rsidRDefault="00000000" w:rsidRPr="00000000" w14:paraId="000007CF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6"/>
      </w:sdtPr>
      <w:sdtContent>
        <w:p w:rsidR="00000000" w:rsidDel="00000000" w:rsidP="00000000" w:rsidRDefault="00000000" w:rsidRPr="00000000" w14:paraId="000007D0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coef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coef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7"/>
      </w:sdtPr>
      <w:sdtContent>
        <w:p w:rsidR="00000000" w:rsidDel="00000000" w:rsidP="00000000" w:rsidRDefault="00000000" w:rsidRPr="00000000" w14:paraId="000007D1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"%4d"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coef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8"/>
      </w:sdtPr>
      <w:sdtContent>
        <w:p w:rsidR="00000000" w:rsidDel="00000000" w:rsidP="00000000" w:rsidRDefault="00000000" w:rsidRPr="00000000" w14:paraId="000007D2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79"/>
      </w:sdtPr>
      <w:sdtContent>
        <w:p w:rsidR="00000000" w:rsidDel="00000000" w:rsidP="00000000" w:rsidRDefault="00000000" w:rsidRPr="00000000" w14:paraId="000007D3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80"/>
      </w:sdtPr>
      <w:sdtContent>
        <w:p w:rsidR="00000000" w:rsidDel="00000000" w:rsidP="00000000" w:rsidRDefault="00000000" w:rsidRPr="00000000" w14:paraId="000007D4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81"/>
      </w:sdtPr>
      <w:sdtContent>
        <w:p w:rsidR="00000000" w:rsidDel="00000000" w:rsidP="00000000" w:rsidRDefault="00000000" w:rsidRPr="00000000" w14:paraId="000007D5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82"/>
      </w:sdtPr>
      <w:sdtContent>
        <w:p w:rsidR="00000000" w:rsidDel="00000000" w:rsidP="00000000" w:rsidRDefault="00000000" w:rsidRPr="00000000" w14:paraId="000007D6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83"/>
      </w:sdtPr>
      <w:sdtContent>
        <w:p w:rsidR="00000000" w:rsidDel="00000000" w:rsidP="00000000" w:rsidRDefault="00000000" w:rsidRPr="00000000" w14:paraId="000007D7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184"/>
      </w:sdtPr>
      <w:sdtContent>
        <w:p w:rsidR="00000000" w:rsidDel="00000000" w:rsidP="00000000" w:rsidRDefault="00000000" w:rsidRPr="00000000" w14:paraId="000007D8">
          <w:pPr>
            <w:keepNext w:val="0"/>
            <w:keepLines w:val="0"/>
            <w:pageBreakBefore w:val="0"/>
            <w:widowControl w:val="1"/>
            <w:numPr>
              <w:ilvl w:val="0"/>
              <w:numId w:val="5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5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185"/>
      </w:sdtPr>
      <w:sdtContent>
        <w:p w:rsidR="00000000" w:rsidDel="00000000" w:rsidP="00000000" w:rsidRDefault="00000000" w:rsidRPr="00000000" w14:paraId="000007D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0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28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0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28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86"/>
      </w:sdtPr>
      <w:sdtContent>
        <w:p w:rsidR="00000000" w:rsidDel="00000000" w:rsidP="00000000" w:rsidRDefault="00000000" w:rsidRPr="00000000" w14:paraId="000007D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0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28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0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28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87"/>
      </w:sdtPr>
      <w:sdtContent>
        <w:p w:rsidR="00000000" w:rsidDel="00000000" w:rsidP="00000000" w:rsidRDefault="00000000" w:rsidRPr="00000000" w14:paraId="000007DB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</w:p>
      </w:sdtContent>
    </w:sdt>
    <w:sdt>
      <w:sdtPr>
        <w:tag w:val="goog_rdk_4188"/>
      </w:sdtPr>
      <w:sdtContent>
        <w:p w:rsidR="00000000" w:rsidDel="00000000" w:rsidP="00000000" w:rsidRDefault="00000000" w:rsidRPr="00000000" w14:paraId="000007DC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2 3</w:t>
          </w:r>
        </w:p>
      </w:sdtContent>
    </w:sdt>
    <w:sdt>
      <w:sdtPr>
        <w:tag w:val="goog_rdk_4189"/>
      </w:sdtPr>
      <w:sdtContent>
        <w:p w:rsidR="00000000" w:rsidDel="00000000" w:rsidP="00000000" w:rsidRDefault="00000000" w:rsidRPr="00000000" w14:paraId="000007DD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4 5 6</w:t>
          </w:r>
        </w:p>
      </w:sdtContent>
    </w:sdt>
    <w:sdt>
      <w:sdtPr>
        <w:tag w:val="goog_rdk_4190"/>
      </w:sdtPr>
      <w:sdtContent>
        <w:p w:rsidR="00000000" w:rsidDel="00000000" w:rsidP="00000000" w:rsidRDefault="00000000" w:rsidRPr="00000000" w14:paraId="000007DE">
          <w:pPr>
            <w:keepNext w:val="0"/>
            <w:keepLines w:val="0"/>
            <w:pageBreakBefore w:val="0"/>
            <w:widowControl w:val="1"/>
            <w:pBdr>
              <w:top w:color="d3dce6" w:space="12" w:sz="6" w:val="single"/>
              <w:left w:color="d3dce6" w:space="12" w:sz="6" w:val="single"/>
              <w:bottom w:color="d3dce6" w:space="12" w:sz="6" w:val="single"/>
              <w:right w:color="d3dce6" w:space="12" w:sz="6" w:val="single"/>
              <w:between w:space="0" w:sz="0" w:val="nil"/>
            </w:pBdr>
            <w:shd w:fill="383b40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d3dce6" w:space="12" w:sz="6" w:val="single"/>
                  <w:left w:color="d3dce6" w:space="12" w:sz="6" w:val="single"/>
                  <w:bottom w:color="d3dce6" w:space="12" w:sz="6" w:val="single"/>
                  <w:right w:color="d3dce6" w:space="12" w:sz="6" w:val="single"/>
                  <w:between w:space="0" w:sz="0" w:val="nil"/>
                </w:pBdr>
                <w:shd w:fill="383b40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urier New" w:cs="Courier New" w:eastAsia="Courier New" w:hAnsi="Courier New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7 8 9 10</w:t>
          </w:r>
        </w:p>
      </w:sdtContent>
    </w:sdt>
    <w:sdt>
      <w:sdtPr>
        <w:tag w:val="goog_rdk_4191"/>
      </w:sdtPr>
      <w:sdtContent>
        <w:p w:rsidR="00000000" w:rsidDel="00000000" w:rsidP="00000000" w:rsidRDefault="00000000" w:rsidRPr="00000000" w14:paraId="000007DF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28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28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92"/>
      </w:sdtPr>
      <w:sdtContent>
        <w:p w:rsidR="00000000" w:rsidDel="00000000" w:rsidP="00000000" w:rsidRDefault="00000000" w:rsidRPr="00000000" w14:paraId="000007E0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93"/>
      </w:sdtPr>
      <w:sdtContent>
        <w:p w:rsidR="00000000" w:rsidDel="00000000" w:rsidP="00000000" w:rsidRDefault="00000000" w:rsidRPr="00000000" w14:paraId="000007E1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number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94"/>
      </w:sdtPr>
      <w:sdtContent>
        <w:p w:rsidR="00000000" w:rsidDel="00000000" w:rsidP="00000000" w:rsidRDefault="00000000" w:rsidRPr="00000000" w14:paraId="000007E2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95"/>
      </w:sdtPr>
      <w:sdtContent>
        <w:p w:rsidR="00000000" w:rsidDel="00000000" w:rsidP="00000000" w:rsidRDefault="00000000" w:rsidRPr="00000000" w14:paraId="000007E3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96"/>
      </w:sdtPr>
      <w:sdtContent>
        <w:p w:rsidR="00000000" w:rsidDel="00000000" w:rsidP="00000000" w:rsidRDefault="00000000" w:rsidRPr="00000000" w14:paraId="000007E4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97"/>
      </w:sdtPr>
      <w:sdtContent>
        <w:p w:rsidR="00000000" w:rsidDel="00000000" w:rsidP="00000000" w:rsidRDefault="00000000" w:rsidRPr="00000000" w14:paraId="000007E5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98"/>
      </w:sdtPr>
      <w:sdtContent>
        <w:p w:rsidR="00000000" w:rsidDel="00000000" w:rsidP="00000000" w:rsidRDefault="00000000" w:rsidRPr="00000000" w14:paraId="000007E6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number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199"/>
      </w:sdtPr>
      <w:sdtContent>
        <w:p w:rsidR="00000000" w:rsidDel="00000000" w:rsidP="00000000" w:rsidRDefault="00000000" w:rsidRPr="00000000" w14:paraId="000007E7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number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0"/>
      </w:sdtPr>
      <w:sdtContent>
        <w:p w:rsidR="00000000" w:rsidDel="00000000" w:rsidP="00000000" w:rsidRDefault="00000000" w:rsidRPr="00000000" w14:paraId="000007E8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1"/>
      </w:sdtPr>
      <w:sdtContent>
        <w:p w:rsidR="00000000" w:rsidDel="00000000" w:rsidP="00000000" w:rsidRDefault="00000000" w:rsidRPr="00000000" w14:paraId="000007E9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2"/>
      </w:sdtPr>
      <w:sdtContent>
        <w:p w:rsidR="00000000" w:rsidDel="00000000" w:rsidP="00000000" w:rsidRDefault="00000000" w:rsidRPr="00000000" w14:paraId="000007EA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3"/>
      </w:sdtPr>
      <w:sdtContent>
        <w:p w:rsidR="00000000" w:rsidDel="00000000" w:rsidP="00000000" w:rsidRDefault="00000000" w:rsidRPr="00000000" w14:paraId="000007EB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4"/>
      </w:sdtPr>
      <w:sdtContent>
        <w:p w:rsidR="00000000" w:rsidDel="00000000" w:rsidP="00000000" w:rsidRDefault="00000000" w:rsidRPr="00000000" w14:paraId="000007EC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5"/>
      </w:sdtPr>
      <w:sdtContent>
        <w:p w:rsidR="00000000" w:rsidDel="00000000" w:rsidP="00000000" w:rsidRDefault="00000000" w:rsidRPr="00000000" w14:paraId="000007ED">
          <w:pPr>
            <w:keepNext w:val="0"/>
            <w:keepLines w:val="0"/>
            <w:pageBreakBefore w:val="0"/>
            <w:widowControl w:val="1"/>
            <w:numPr>
              <w:ilvl w:val="0"/>
              <w:numId w:val="7"/>
            </w:numPr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280" w:before="0" w:line="240" w:lineRule="auto"/>
            <w:ind w:left="720" w:right="0" w:hanging="36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numPr>
                  <w:ilvl w:val="0"/>
                  <w:numId w:val="7"/>
                </w:numPr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280" w:before="0" w:line="240" w:lineRule="auto"/>
                <w:ind w:left="720" w:right="0" w:hanging="36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206"/>
      </w:sdtPr>
      <w:sdtContent>
        <w:p w:rsidR="00000000" w:rsidDel="00000000" w:rsidP="00000000" w:rsidRDefault="00000000" w:rsidRPr="00000000" w14:paraId="000007EE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/>
            <w:drawing>
              <wp:inline distB="0" distT="0" distL="0" distR="0">
                <wp:extent cx="1219370" cy="1209844"/>
                <wp:effectExtent b="0" l="0" r="0" t="0"/>
                <wp:docPr descr="A picture containing night sky&#10;&#10;Description automatically generated" id="68" name="image9.png"/>
                <a:graphic>
                  <a:graphicData uri="http://schemas.openxmlformats.org/drawingml/2006/picture">
                    <pic:pic>
                      <pic:nvPicPr>
                        <pic:cNvPr descr="A picture containing night sky&#10;&#10;Description automatically generated" id="0" name="image9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9370" cy="120984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7"/>
      </w:sdtPr>
      <w:sdtContent>
        <w:p w:rsidR="00000000" w:rsidDel="00000000" w:rsidP="00000000" w:rsidRDefault="00000000" w:rsidRPr="00000000" w14:paraId="000007EF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8"/>
      </w:sdtPr>
      <w:sdtContent>
        <w:p w:rsidR="00000000" w:rsidDel="00000000" w:rsidP="00000000" w:rsidRDefault="00000000" w:rsidRPr="00000000" w14:paraId="000007F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09"/>
      </w:sdtPr>
      <w:sdtContent>
        <w:p w:rsidR="00000000" w:rsidDel="00000000" w:rsidP="00000000" w:rsidRDefault="00000000" w:rsidRPr="00000000" w14:paraId="000007F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0"/>
      </w:sdtPr>
      <w:sdtContent>
        <w:p w:rsidR="00000000" w:rsidDel="00000000" w:rsidP="00000000" w:rsidRDefault="00000000" w:rsidRPr="00000000" w14:paraId="000007F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1"/>
      </w:sdtPr>
      <w:sdtContent>
        <w:p w:rsidR="00000000" w:rsidDel="00000000" w:rsidP="00000000" w:rsidRDefault="00000000" w:rsidRPr="00000000" w14:paraId="000007F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2"/>
      </w:sdtPr>
      <w:sdtContent>
        <w:p w:rsidR="00000000" w:rsidDel="00000000" w:rsidP="00000000" w:rsidRDefault="00000000" w:rsidRPr="00000000" w14:paraId="000007F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3"/>
      </w:sdtPr>
      <w:sdtContent>
        <w:p w:rsidR="00000000" w:rsidDel="00000000" w:rsidP="00000000" w:rsidRDefault="00000000" w:rsidRPr="00000000" w14:paraId="000007F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4"/>
      </w:sdtPr>
      <w:sdtContent>
        <w:p w:rsidR="00000000" w:rsidDel="00000000" w:rsidP="00000000" w:rsidRDefault="00000000" w:rsidRPr="00000000" w14:paraId="000007F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5"/>
      </w:sdtPr>
      <w:sdtContent>
        <w:p w:rsidR="00000000" w:rsidDel="00000000" w:rsidP="00000000" w:rsidRDefault="00000000" w:rsidRPr="00000000" w14:paraId="000007F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6"/>
      </w:sdtPr>
      <w:sdtContent>
        <w:p w:rsidR="00000000" w:rsidDel="00000000" w:rsidP="00000000" w:rsidRDefault="00000000" w:rsidRPr="00000000" w14:paraId="000007F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7"/>
      </w:sdtPr>
      <w:sdtContent>
        <w:p w:rsidR="00000000" w:rsidDel="00000000" w:rsidP="00000000" w:rsidRDefault="00000000" w:rsidRPr="00000000" w14:paraId="000007F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8"/>
      </w:sdtPr>
      <w:sdtContent>
        <w:p w:rsidR="00000000" w:rsidDel="00000000" w:rsidP="00000000" w:rsidRDefault="00000000" w:rsidRPr="00000000" w14:paraId="000007F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19"/>
      </w:sdtPr>
      <w:sdtContent>
        <w:p w:rsidR="00000000" w:rsidDel="00000000" w:rsidP="00000000" w:rsidRDefault="00000000" w:rsidRPr="00000000" w14:paraId="000007F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0"/>
      </w:sdtPr>
      <w:sdtContent>
        <w:p w:rsidR="00000000" w:rsidDel="00000000" w:rsidP="00000000" w:rsidRDefault="00000000" w:rsidRPr="00000000" w14:paraId="000007F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1"/>
      </w:sdtPr>
      <w:sdtContent>
        <w:p w:rsidR="00000000" w:rsidDel="00000000" w:rsidP="00000000" w:rsidRDefault="00000000" w:rsidRPr="00000000" w14:paraId="000007F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2"/>
      </w:sdtPr>
      <w:sdtContent>
        <w:p w:rsidR="00000000" w:rsidDel="00000000" w:rsidP="00000000" w:rsidRDefault="00000000" w:rsidRPr="00000000" w14:paraId="000007F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3"/>
      </w:sdtPr>
      <w:sdtContent>
        <w:p w:rsidR="00000000" w:rsidDel="00000000" w:rsidP="00000000" w:rsidRDefault="00000000" w:rsidRPr="00000000" w14:paraId="000007F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4"/>
      </w:sdtPr>
      <w:sdtContent>
        <w:p w:rsidR="00000000" w:rsidDel="00000000" w:rsidP="00000000" w:rsidRDefault="00000000" w:rsidRPr="00000000" w14:paraId="0000080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5"/>
      </w:sdtPr>
      <w:sdtContent>
        <w:p w:rsidR="00000000" w:rsidDel="00000000" w:rsidP="00000000" w:rsidRDefault="00000000" w:rsidRPr="00000000" w14:paraId="0000080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6"/>
      </w:sdtPr>
      <w:sdtContent>
        <w:p w:rsidR="00000000" w:rsidDel="00000000" w:rsidP="00000000" w:rsidRDefault="00000000" w:rsidRPr="00000000" w14:paraId="0000080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7"/>
      </w:sdtPr>
      <w:sdtContent>
        <w:p w:rsidR="00000000" w:rsidDel="00000000" w:rsidP="00000000" w:rsidRDefault="00000000" w:rsidRPr="00000000" w14:paraId="0000080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228"/>
      </w:sdtPr>
      <w:sdtContent>
        <w:p w:rsidR="00000000" w:rsidDel="00000000" w:rsidP="00000000" w:rsidRDefault="00000000" w:rsidRPr="00000000" w14:paraId="00000804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29"/>
      </w:sdtPr>
      <w:sdtContent>
        <w:p w:rsidR="00000000" w:rsidDel="00000000" w:rsidP="00000000" w:rsidRDefault="00000000" w:rsidRPr="00000000" w14:paraId="00000805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/>
            <w:drawing>
              <wp:inline distB="0" distT="0" distL="0" distR="0">
                <wp:extent cx="2210108" cy="2333951"/>
                <wp:effectExtent b="0" l="0" r="0" t="0"/>
                <wp:docPr descr="Chart, scatter chart&#10;&#10;Description automatically generated" id="70" name="image8.png"/>
                <a:graphic>
                  <a:graphicData uri="http://schemas.openxmlformats.org/drawingml/2006/picture">
                    <pic:pic>
                      <pic:nvPicPr>
                        <pic:cNvPr descr="Chart, scatter chart&#10;&#10;Description automatically generated" id="0" name="image8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0108" cy="23339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0"/>
      </w:sdtPr>
      <w:sdtContent>
        <w:p w:rsidR="00000000" w:rsidDel="00000000" w:rsidP="00000000" w:rsidRDefault="00000000" w:rsidRPr="00000000" w14:paraId="00000806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1"/>
      </w:sdtPr>
      <w:sdtContent>
        <w:p w:rsidR="00000000" w:rsidDel="00000000" w:rsidP="00000000" w:rsidRDefault="00000000" w:rsidRPr="00000000" w14:paraId="0000080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2"/>
      </w:sdtPr>
      <w:sdtContent>
        <w:p w:rsidR="00000000" w:rsidDel="00000000" w:rsidP="00000000" w:rsidRDefault="00000000" w:rsidRPr="00000000" w14:paraId="0000080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3"/>
      </w:sdtPr>
      <w:sdtContent>
        <w:p w:rsidR="00000000" w:rsidDel="00000000" w:rsidP="00000000" w:rsidRDefault="00000000" w:rsidRPr="00000000" w14:paraId="0000080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4"/>
      </w:sdtPr>
      <w:sdtContent>
        <w:p w:rsidR="00000000" w:rsidDel="00000000" w:rsidP="00000000" w:rsidRDefault="00000000" w:rsidRPr="00000000" w14:paraId="0000080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5"/>
      </w:sdtPr>
      <w:sdtContent>
        <w:p w:rsidR="00000000" w:rsidDel="00000000" w:rsidP="00000000" w:rsidRDefault="00000000" w:rsidRPr="00000000" w14:paraId="0000080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6"/>
      </w:sdtPr>
      <w:sdtContent>
        <w:p w:rsidR="00000000" w:rsidDel="00000000" w:rsidP="00000000" w:rsidRDefault="00000000" w:rsidRPr="00000000" w14:paraId="0000080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7"/>
      </w:sdtPr>
      <w:sdtContent>
        <w:p w:rsidR="00000000" w:rsidDel="00000000" w:rsidP="00000000" w:rsidRDefault="00000000" w:rsidRPr="00000000" w14:paraId="0000080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8"/>
      </w:sdtPr>
      <w:sdtContent>
        <w:p w:rsidR="00000000" w:rsidDel="00000000" w:rsidP="00000000" w:rsidRDefault="00000000" w:rsidRPr="00000000" w14:paraId="0000080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39"/>
      </w:sdtPr>
      <w:sdtContent>
        <w:p w:rsidR="00000000" w:rsidDel="00000000" w:rsidP="00000000" w:rsidRDefault="00000000" w:rsidRPr="00000000" w14:paraId="0000080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0"/>
      </w:sdtPr>
      <w:sdtContent>
        <w:p w:rsidR="00000000" w:rsidDel="00000000" w:rsidP="00000000" w:rsidRDefault="00000000" w:rsidRPr="00000000" w14:paraId="0000081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1"/>
      </w:sdtPr>
      <w:sdtContent>
        <w:p w:rsidR="00000000" w:rsidDel="00000000" w:rsidP="00000000" w:rsidRDefault="00000000" w:rsidRPr="00000000" w14:paraId="0000081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2"/>
      </w:sdtPr>
      <w:sdtContent>
        <w:p w:rsidR="00000000" w:rsidDel="00000000" w:rsidP="00000000" w:rsidRDefault="00000000" w:rsidRPr="00000000" w14:paraId="0000081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3"/>
      </w:sdtPr>
      <w:sdtContent>
        <w:p w:rsidR="00000000" w:rsidDel="00000000" w:rsidP="00000000" w:rsidRDefault="00000000" w:rsidRPr="00000000" w14:paraId="0000081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4"/>
      </w:sdtPr>
      <w:sdtContent>
        <w:p w:rsidR="00000000" w:rsidDel="00000000" w:rsidP="00000000" w:rsidRDefault="00000000" w:rsidRPr="00000000" w14:paraId="0000081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5"/>
      </w:sdtPr>
      <w:sdtContent>
        <w:p w:rsidR="00000000" w:rsidDel="00000000" w:rsidP="00000000" w:rsidRDefault="00000000" w:rsidRPr="00000000" w14:paraId="0000081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6"/>
      </w:sdtPr>
      <w:sdtContent>
        <w:p w:rsidR="00000000" w:rsidDel="00000000" w:rsidP="00000000" w:rsidRDefault="00000000" w:rsidRPr="00000000" w14:paraId="0000081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7"/>
      </w:sdtPr>
      <w:sdtContent>
        <w:p w:rsidR="00000000" w:rsidDel="00000000" w:rsidP="00000000" w:rsidRDefault="00000000" w:rsidRPr="00000000" w14:paraId="0000081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8"/>
      </w:sdtPr>
      <w:sdtContent>
        <w:p w:rsidR="00000000" w:rsidDel="00000000" w:rsidP="00000000" w:rsidRDefault="00000000" w:rsidRPr="00000000" w14:paraId="0000081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49"/>
      </w:sdtPr>
      <w:sdtContent>
        <w:p w:rsidR="00000000" w:rsidDel="00000000" w:rsidP="00000000" w:rsidRDefault="00000000" w:rsidRPr="00000000" w14:paraId="0000081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52"/>
      </w:sdtPr>
      <w:sdtContent>
        <w:p w:rsidR="00000000" w:rsidDel="00000000" w:rsidP="00000000" w:rsidRDefault="00000000" w:rsidRPr="00000000" w14:paraId="0000081A">
          <w:pPr>
            <w:jc w:val="center"/>
            <w:rPr>
              <w:ins w:author="Đức Bảo Nguyễn" w:id="84" w:date="2022-03-08T03:24:22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/>
            </w:pPrChange>
          </w:pPr>
          <w:sdt>
            <w:sdtPr>
              <w:tag w:val="goog_rdk_4251"/>
            </w:sdtPr>
            <w:sdtContent>
              <w:ins w:author="Đức Bảo Nguyễn" w:id="84" w:date="2022-03-08T03:24:2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254"/>
      </w:sdtPr>
      <w:sdtContent>
        <w:p w:rsidR="00000000" w:rsidDel="00000000" w:rsidP="00000000" w:rsidRDefault="00000000" w:rsidRPr="00000000" w14:paraId="0000081B">
          <w:pPr>
            <w:jc w:val="center"/>
            <w:rPr>
              <w:ins w:author="Đức Bảo Nguyễn" w:id="84" w:date="2022-03-08T03:24:22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/>
            </w:pPrChange>
          </w:pPr>
          <w:sdt>
            <w:sdtPr>
              <w:tag w:val="goog_rdk_4253"/>
            </w:sdtPr>
            <w:sdtContent>
              <w:ins w:author="Đức Bảo Nguyễn" w:id="84" w:date="2022-03-08T03:24:2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256"/>
      </w:sdtPr>
      <w:sdtContent>
        <w:p w:rsidR="00000000" w:rsidDel="00000000" w:rsidP="00000000" w:rsidRDefault="00000000" w:rsidRPr="00000000" w14:paraId="0000081C">
          <w:pPr>
            <w:jc w:val="center"/>
            <w:rPr>
              <w:ins w:author="Đức Bảo Nguyễn" w:id="84" w:date="2022-03-08T03:24:22Z"/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/>
            </w:pPrChange>
          </w:pPr>
          <w:sdt>
            <w:sdtPr>
              <w:tag w:val="goog_rdk_4255"/>
            </w:sdtPr>
            <w:sdtContent>
              <w:ins w:author="Đức Bảo Nguyễn" w:id="84" w:date="2022-03-08T03:24:2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4258"/>
      </w:sdtPr>
      <w:sdtContent>
        <w:p w:rsidR="00000000" w:rsidDel="00000000" w:rsidP="00000000" w:rsidRDefault="00000000" w:rsidRPr="00000000" w14:paraId="0000081D">
          <w:pPr>
            <w:jc w:val="center"/>
            <w:rPr>
              <w:rFonts w:ascii="Times New Roman" w:cs="Times New Roman" w:eastAsia="Times New Roman" w:hAnsi="Times New Roman"/>
              <w:rPrChange w:author="Vũ Ngọc Tú" w:id="85" w:date="2022-03-15T14:59:27Z">
                <w:rPr/>
              </w:rPrChange>
            </w:rPr>
            <w:pPrChange w:author="Vũ Ngọc Tú" w:id="0" w:date="2022-03-15T14:59:27Z">
              <w:pPr/>
            </w:pPrChange>
          </w:pPr>
          <w:sdt>
            <w:sdtPr>
              <w:tag w:val="goog_rdk_4257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sdt>
      <w:sdtPr>
        <w:tag w:val="goog_rdk_4259"/>
      </w:sdtPr>
      <w:sdtContent>
        <w:p w:rsidR="00000000" w:rsidDel="00000000" w:rsidP="00000000" w:rsidRDefault="00000000" w:rsidRPr="00000000" w14:paraId="0000081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0"/>
      </w:sdtPr>
      <w:sdtContent>
        <w:p w:rsidR="00000000" w:rsidDel="00000000" w:rsidP="00000000" w:rsidRDefault="00000000" w:rsidRPr="00000000" w14:paraId="0000081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1"/>
      </w:sdtPr>
      <w:sdtContent>
        <w:p w:rsidR="00000000" w:rsidDel="00000000" w:rsidP="00000000" w:rsidRDefault="00000000" w:rsidRPr="00000000" w14:paraId="0000082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2"/>
      </w:sdtPr>
      <w:sdtContent>
        <w:p w:rsidR="00000000" w:rsidDel="00000000" w:rsidP="00000000" w:rsidRDefault="00000000" w:rsidRPr="00000000" w14:paraId="0000082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* * * * * * *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3"/>
      </w:sdtPr>
      <w:sdtContent>
        <w:p w:rsidR="00000000" w:rsidDel="00000000" w:rsidP="00000000" w:rsidRDefault="00000000" w:rsidRPr="00000000" w14:paraId="0000082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*           *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4"/>
      </w:sdtPr>
      <w:sdtContent>
        <w:p w:rsidR="00000000" w:rsidDel="00000000" w:rsidP="00000000" w:rsidRDefault="00000000" w:rsidRPr="00000000" w14:paraId="0000082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 *       *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5"/>
      </w:sdtPr>
      <w:sdtContent>
        <w:p w:rsidR="00000000" w:rsidDel="00000000" w:rsidP="00000000" w:rsidRDefault="00000000" w:rsidRPr="00000000" w14:paraId="0000082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   *   *  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6"/>
      </w:sdtPr>
      <w:sdtContent>
        <w:p w:rsidR="00000000" w:rsidDel="00000000" w:rsidP="00000000" w:rsidRDefault="00000000" w:rsidRPr="00000000" w14:paraId="0000082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     *    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7"/>
      </w:sdtPr>
      <w:sdtContent>
        <w:p w:rsidR="00000000" w:rsidDel="00000000" w:rsidP="00000000" w:rsidRDefault="00000000" w:rsidRPr="00000000" w14:paraId="0000082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   *   *  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8"/>
      </w:sdtPr>
      <w:sdtContent>
        <w:p w:rsidR="00000000" w:rsidDel="00000000" w:rsidP="00000000" w:rsidRDefault="00000000" w:rsidRPr="00000000" w14:paraId="0000082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 *       *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69"/>
      </w:sdtPr>
      <w:sdtContent>
        <w:p w:rsidR="00000000" w:rsidDel="00000000" w:rsidP="00000000" w:rsidRDefault="00000000" w:rsidRPr="00000000" w14:paraId="0000082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*           *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0"/>
      </w:sdtPr>
      <w:sdtContent>
        <w:p w:rsidR="00000000" w:rsidDel="00000000" w:rsidP="00000000" w:rsidRDefault="00000000" w:rsidRPr="00000000" w14:paraId="0000082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* * * * * * *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1"/>
      </w:sdtPr>
      <w:sdtContent>
        <w:p w:rsidR="00000000" w:rsidDel="00000000" w:rsidP="00000000" w:rsidRDefault="00000000" w:rsidRPr="00000000" w14:paraId="0000082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2"/>
      </w:sdtPr>
      <w:sdtContent>
        <w:p w:rsidR="00000000" w:rsidDel="00000000" w:rsidP="00000000" w:rsidRDefault="00000000" w:rsidRPr="00000000" w14:paraId="0000082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3"/>
      </w:sdtPr>
      <w:sdtContent>
        <w:p w:rsidR="00000000" w:rsidDel="00000000" w:rsidP="00000000" w:rsidRDefault="00000000" w:rsidRPr="00000000" w14:paraId="0000082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274"/>
      </w:sdtPr>
      <w:sdtContent>
        <w:p w:rsidR="00000000" w:rsidDel="00000000" w:rsidP="00000000" w:rsidRDefault="00000000" w:rsidRPr="00000000" w14:paraId="0000082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5"/>
      </w:sdtPr>
      <w:sdtContent>
        <w:p w:rsidR="00000000" w:rsidDel="00000000" w:rsidP="00000000" w:rsidRDefault="00000000" w:rsidRPr="00000000" w14:paraId="0000082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6"/>
      </w:sdtPr>
      <w:sdtContent>
        <w:p w:rsidR="00000000" w:rsidDel="00000000" w:rsidP="00000000" w:rsidRDefault="00000000" w:rsidRPr="00000000" w14:paraId="0000082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7"/>
      </w:sdtPr>
      <w:sdtContent>
        <w:p w:rsidR="00000000" w:rsidDel="00000000" w:rsidP="00000000" w:rsidRDefault="00000000" w:rsidRPr="00000000" w14:paraId="0000083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8"/>
      </w:sdtPr>
      <w:sdtContent>
        <w:p w:rsidR="00000000" w:rsidDel="00000000" w:rsidP="00000000" w:rsidRDefault="00000000" w:rsidRPr="00000000" w14:paraId="0000083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79"/>
      </w:sdtPr>
      <w:sdtContent>
        <w:p w:rsidR="00000000" w:rsidDel="00000000" w:rsidP="00000000" w:rsidRDefault="00000000" w:rsidRPr="00000000" w14:paraId="0000083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0"/>
      </w:sdtPr>
      <w:sdtContent>
        <w:p w:rsidR="00000000" w:rsidDel="00000000" w:rsidP="00000000" w:rsidRDefault="00000000" w:rsidRPr="00000000" w14:paraId="0000083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1"/>
      </w:sdtPr>
      <w:sdtContent>
        <w:p w:rsidR="00000000" w:rsidDel="00000000" w:rsidP="00000000" w:rsidRDefault="00000000" w:rsidRPr="00000000" w14:paraId="0000083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2"/>
      </w:sdtPr>
      <w:sdtContent>
        <w:p w:rsidR="00000000" w:rsidDel="00000000" w:rsidP="00000000" w:rsidRDefault="00000000" w:rsidRPr="00000000" w14:paraId="0000083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3"/>
      </w:sdtPr>
      <w:sdtContent>
        <w:p w:rsidR="00000000" w:rsidDel="00000000" w:rsidP="00000000" w:rsidRDefault="00000000" w:rsidRPr="00000000" w14:paraId="0000083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4"/>
      </w:sdtPr>
      <w:sdtContent>
        <w:p w:rsidR="00000000" w:rsidDel="00000000" w:rsidP="00000000" w:rsidRDefault="00000000" w:rsidRPr="00000000" w14:paraId="0000083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"#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5"/>
      </w:sdtPr>
      <w:sdtContent>
        <w:p w:rsidR="00000000" w:rsidDel="00000000" w:rsidP="00000000" w:rsidRDefault="00000000" w:rsidRPr="00000000" w14:paraId="0000083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6"/>
      </w:sdtPr>
      <w:sdtContent>
        <w:p w:rsidR="00000000" w:rsidDel="00000000" w:rsidP="00000000" w:rsidRDefault="00000000" w:rsidRPr="00000000" w14:paraId="0000083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7"/>
      </w:sdtPr>
      <w:sdtContent>
        <w:p w:rsidR="00000000" w:rsidDel="00000000" w:rsidP="00000000" w:rsidRDefault="00000000" w:rsidRPr="00000000" w14:paraId="0000083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8"/>
      </w:sdtPr>
      <w:sdtContent>
        <w:p w:rsidR="00000000" w:rsidDel="00000000" w:rsidP="00000000" w:rsidRDefault="00000000" w:rsidRPr="00000000" w14:paraId="0000083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89"/>
      </w:sdtPr>
      <w:sdtContent>
        <w:p w:rsidR="00000000" w:rsidDel="00000000" w:rsidP="00000000" w:rsidRDefault="00000000" w:rsidRPr="00000000" w14:paraId="0000083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0"/>
      </w:sdtPr>
      <w:sdtContent>
        <w:p w:rsidR="00000000" w:rsidDel="00000000" w:rsidP="00000000" w:rsidRDefault="00000000" w:rsidRPr="00000000" w14:paraId="0000083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1"/>
      </w:sdtPr>
      <w:sdtContent>
        <w:p w:rsidR="00000000" w:rsidDel="00000000" w:rsidP="00000000" w:rsidRDefault="00000000" w:rsidRPr="00000000" w14:paraId="0000083E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2"/>
      </w:sdtPr>
      <w:sdtContent>
        <w:p w:rsidR="00000000" w:rsidDel="00000000" w:rsidP="00000000" w:rsidRDefault="00000000" w:rsidRPr="00000000" w14:paraId="0000083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3"/>
      </w:sdtPr>
      <w:sdtContent>
        <w:p w:rsidR="00000000" w:rsidDel="00000000" w:rsidP="00000000" w:rsidRDefault="00000000" w:rsidRPr="00000000" w14:paraId="0000084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4"/>
      </w:sdtPr>
      <w:sdtContent>
        <w:p w:rsidR="00000000" w:rsidDel="00000000" w:rsidP="00000000" w:rsidRDefault="00000000" w:rsidRPr="00000000" w14:paraId="0000084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5"/>
      </w:sdtPr>
      <w:sdtContent>
        <w:p w:rsidR="00000000" w:rsidDel="00000000" w:rsidP="00000000" w:rsidRDefault="00000000" w:rsidRPr="00000000" w14:paraId="0000084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*****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6"/>
      </w:sdtPr>
      <w:sdtContent>
        <w:p w:rsidR="00000000" w:rsidDel="00000000" w:rsidP="00000000" w:rsidRDefault="00000000" w:rsidRPr="00000000" w14:paraId="0000084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*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7"/>
      </w:sdtPr>
      <w:sdtContent>
        <w:p w:rsidR="00000000" w:rsidDel="00000000" w:rsidP="00000000" w:rsidRDefault="00000000" w:rsidRPr="00000000" w14:paraId="0000084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*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8"/>
      </w:sdtPr>
      <w:sdtContent>
        <w:p w:rsidR="00000000" w:rsidDel="00000000" w:rsidP="00000000" w:rsidRDefault="00000000" w:rsidRPr="00000000" w14:paraId="0000084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*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299"/>
      </w:sdtPr>
      <w:sdtContent>
        <w:p w:rsidR="00000000" w:rsidDel="00000000" w:rsidP="00000000" w:rsidRDefault="00000000" w:rsidRPr="00000000" w14:paraId="0000084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0"/>
      </w:sdtPr>
      <w:sdtContent>
        <w:p w:rsidR="00000000" w:rsidDel="00000000" w:rsidP="00000000" w:rsidRDefault="00000000" w:rsidRPr="00000000" w14:paraId="0000084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1"/>
      </w:sdtPr>
      <w:sdtContent>
        <w:p w:rsidR="00000000" w:rsidDel="00000000" w:rsidP="00000000" w:rsidRDefault="00000000" w:rsidRPr="00000000" w14:paraId="0000084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2"/>
      </w:sdtPr>
      <w:sdtContent>
        <w:p w:rsidR="00000000" w:rsidDel="00000000" w:rsidP="00000000" w:rsidRDefault="00000000" w:rsidRPr="00000000" w14:paraId="0000084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303"/>
      </w:sdtPr>
      <w:sdtContent>
        <w:p w:rsidR="00000000" w:rsidDel="00000000" w:rsidP="00000000" w:rsidRDefault="00000000" w:rsidRPr="00000000" w14:paraId="0000084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4"/>
      </w:sdtPr>
      <w:sdtContent>
        <w:p w:rsidR="00000000" w:rsidDel="00000000" w:rsidP="00000000" w:rsidRDefault="00000000" w:rsidRPr="00000000" w14:paraId="0000084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5"/>
      </w:sdtPr>
      <w:sdtContent>
        <w:p w:rsidR="00000000" w:rsidDel="00000000" w:rsidP="00000000" w:rsidRDefault="00000000" w:rsidRPr="00000000" w14:paraId="0000084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6"/>
      </w:sdtPr>
      <w:sdtContent>
        <w:p w:rsidR="00000000" w:rsidDel="00000000" w:rsidP="00000000" w:rsidRDefault="00000000" w:rsidRPr="00000000" w14:paraId="0000084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7"/>
      </w:sdtPr>
      <w:sdtContent>
        <w:p w:rsidR="00000000" w:rsidDel="00000000" w:rsidP="00000000" w:rsidRDefault="00000000" w:rsidRPr="00000000" w14:paraId="0000084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8"/>
      </w:sdtPr>
      <w:sdtContent>
        <w:p w:rsidR="00000000" w:rsidDel="00000000" w:rsidP="00000000" w:rsidRDefault="00000000" w:rsidRPr="00000000" w14:paraId="0000084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09"/>
      </w:sdtPr>
      <w:sdtContent>
        <w:p w:rsidR="00000000" w:rsidDel="00000000" w:rsidP="00000000" w:rsidRDefault="00000000" w:rsidRPr="00000000" w14:paraId="0000085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0"/>
      </w:sdtPr>
      <w:sdtContent>
        <w:p w:rsidR="00000000" w:rsidDel="00000000" w:rsidP="00000000" w:rsidRDefault="00000000" w:rsidRPr="00000000" w14:paraId="0000085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1"/>
      </w:sdtPr>
      <w:sdtContent>
        <w:p w:rsidR="00000000" w:rsidDel="00000000" w:rsidP="00000000" w:rsidRDefault="00000000" w:rsidRPr="00000000" w14:paraId="0000085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2"/>
      </w:sdtPr>
      <w:sdtContent>
        <w:p w:rsidR="00000000" w:rsidDel="00000000" w:rsidP="00000000" w:rsidRDefault="00000000" w:rsidRPr="00000000" w14:paraId="0000085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3"/>
      </w:sdtPr>
      <w:sdtContent>
        <w:p w:rsidR="00000000" w:rsidDel="00000000" w:rsidP="00000000" w:rsidRDefault="00000000" w:rsidRPr="00000000" w14:paraId="0000085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4"/>
      </w:sdtPr>
      <w:sdtContent>
        <w:p w:rsidR="00000000" w:rsidDel="00000000" w:rsidP="00000000" w:rsidRDefault="00000000" w:rsidRPr="00000000" w14:paraId="0000085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5"/>
      </w:sdtPr>
      <w:sdtContent>
        <w:p w:rsidR="00000000" w:rsidDel="00000000" w:rsidP="00000000" w:rsidRDefault="00000000" w:rsidRPr="00000000" w14:paraId="0000085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6"/>
      </w:sdtPr>
      <w:sdtContent>
        <w:p w:rsidR="00000000" w:rsidDel="00000000" w:rsidP="00000000" w:rsidRDefault="00000000" w:rsidRPr="00000000" w14:paraId="0000085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7"/>
      </w:sdtPr>
      <w:sdtContent>
        <w:p w:rsidR="00000000" w:rsidDel="00000000" w:rsidP="00000000" w:rsidRDefault="00000000" w:rsidRPr="00000000" w14:paraId="0000085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8"/>
      </w:sdtPr>
      <w:sdtContent>
        <w:p w:rsidR="00000000" w:rsidDel="00000000" w:rsidP="00000000" w:rsidRDefault="00000000" w:rsidRPr="00000000" w14:paraId="0000085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19"/>
      </w:sdtPr>
      <w:sdtContent>
        <w:p w:rsidR="00000000" w:rsidDel="00000000" w:rsidP="00000000" w:rsidRDefault="00000000" w:rsidRPr="00000000" w14:paraId="0000085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0"/>
      </w:sdtPr>
      <w:sdtContent>
        <w:p w:rsidR="00000000" w:rsidDel="00000000" w:rsidP="00000000" w:rsidRDefault="00000000" w:rsidRPr="00000000" w14:paraId="0000085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1"/>
      </w:sdtPr>
      <w:sdtContent>
        <w:p w:rsidR="00000000" w:rsidDel="00000000" w:rsidP="00000000" w:rsidRDefault="00000000" w:rsidRPr="00000000" w14:paraId="0000085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2"/>
      </w:sdtPr>
      <w:sdtContent>
        <w:p w:rsidR="00000000" w:rsidDel="00000000" w:rsidP="00000000" w:rsidRDefault="00000000" w:rsidRPr="00000000" w14:paraId="0000085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3"/>
      </w:sdtPr>
      <w:sdtContent>
        <w:p w:rsidR="00000000" w:rsidDel="00000000" w:rsidP="00000000" w:rsidRDefault="00000000" w:rsidRPr="00000000" w14:paraId="0000085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4"/>
      </w:sdtPr>
      <w:sdtContent>
        <w:p w:rsidR="00000000" w:rsidDel="00000000" w:rsidP="00000000" w:rsidRDefault="00000000" w:rsidRPr="00000000" w14:paraId="0000085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5"/>
      </w:sdtPr>
      <w:sdtContent>
        <w:p w:rsidR="00000000" w:rsidDel="00000000" w:rsidP="00000000" w:rsidRDefault="00000000" w:rsidRPr="00000000" w14:paraId="0000086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</w:p>
      </w:sdtContent>
    </w:sdt>
    <w:sdt>
      <w:sdtPr>
        <w:tag w:val="goog_rdk_4326"/>
      </w:sdtPr>
      <w:sdtContent>
        <w:p w:rsidR="00000000" w:rsidDel="00000000" w:rsidP="00000000" w:rsidRDefault="00000000" w:rsidRPr="00000000" w14:paraId="0000086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7"/>
      </w:sdtPr>
      <w:sdtContent>
        <w:p w:rsidR="00000000" w:rsidDel="00000000" w:rsidP="00000000" w:rsidRDefault="00000000" w:rsidRPr="00000000" w14:paraId="0000086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8"/>
      </w:sdtPr>
      <w:sdtContent>
        <w:p w:rsidR="00000000" w:rsidDel="00000000" w:rsidP="00000000" w:rsidRDefault="00000000" w:rsidRPr="00000000" w14:paraId="0000086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29"/>
      </w:sdtPr>
      <w:sdtContent>
        <w:p w:rsidR="00000000" w:rsidDel="00000000" w:rsidP="00000000" w:rsidRDefault="00000000" w:rsidRPr="00000000" w14:paraId="0000086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0"/>
      </w:sdtPr>
      <w:sdtContent>
        <w:p w:rsidR="00000000" w:rsidDel="00000000" w:rsidP="00000000" w:rsidRDefault="00000000" w:rsidRPr="00000000" w14:paraId="0000086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1"/>
      </w:sdtPr>
      <w:sdtContent>
        <w:p w:rsidR="00000000" w:rsidDel="00000000" w:rsidP="00000000" w:rsidRDefault="00000000" w:rsidRPr="00000000" w14:paraId="0000086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2"/>
      </w:sdtPr>
      <w:sdtContent>
        <w:p w:rsidR="00000000" w:rsidDel="00000000" w:rsidP="00000000" w:rsidRDefault="00000000" w:rsidRPr="00000000" w14:paraId="0000086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*****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3"/>
      </w:sdtPr>
      <w:sdtContent>
        <w:p w:rsidR="00000000" w:rsidDel="00000000" w:rsidP="00000000" w:rsidRDefault="00000000" w:rsidRPr="00000000" w14:paraId="0000086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*******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4"/>
      </w:sdtPr>
      <w:sdtContent>
        <w:p w:rsidR="00000000" w:rsidDel="00000000" w:rsidP="00000000" w:rsidRDefault="00000000" w:rsidRPr="00000000" w14:paraId="0000086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*********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5"/>
      </w:sdtPr>
      <w:sdtContent>
        <w:p w:rsidR="00000000" w:rsidDel="00000000" w:rsidP="00000000" w:rsidRDefault="00000000" w:rsidRPr="00000000" w14:paraId="0000086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***   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6"/>
      </w:sdtPr>
      <w:sdtContent>
        <w:p w:rsidR="00000000" w:rsidDel="00000000" w:rsidP="00000000" w:rsidRDefault="00000000" w:rsidRPr="00000000" w14:paraId="0000086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***   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7"/>
      </w:sdtPr>
      <w:sdtContent>
        <w:p w:rsidR="00000000" w:rsidDel="00000000" w:rsidP="00000000" w:rsidRDefault="00000000" w:rsidRPr="00000000" w14:paraId="0000086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***   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8"/>
      </w:sdtPr>
      <w:sdtContent>
        <w:p w:rsidR="00000000" w:rsidDel="00000000" w:rsidP="00000000" w:rsidRDefault="00000000" w:rsidRPr="00000000" w14:paraId="0000086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39"/>
      </w:sdtPr>
      <w:sdtContent>
        <w:p w:rsidR="00000000" w:rsidDel="00000000" w:rsidP="00000000" w:rsidRDefault="00000000" w:rsidRPr="00000000" w14:paraId="0000086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40"/>
      </w:sdtPr>
      <w:sdtContent>
        <w:p w:rsidR="00000000" w:rsidDel="00000000" w:rsidP="00000000" w:rsidRDefault="00000000" w:rsidRPr="00000000" w14:paraId="0000086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41"/>
      </w:sdtPr>
      <w:sdtContent>
        <w:p w:rsidR="00000000" w:rsidDel="00000000" w:rsidP="00000000" w:rsidRDefault="00000000" w:rsidRPr="00000000" w14:paraId="0000087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342"/>
      </w:sdtPr>
      <w:sdtContent>
        <w:p w:rsidR="00000000" w:rsidDel="00000000" w:rsidP="00000000" w:rsidRDefault="00000000" w:rsidRPr="00000000" w14:paraId="0000087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43"/>
      </w:sdtPr>
      <w:sdtContent>
        <w:p w:rsidR="00000000" w:rsidDel="00000000" w:rsidP="00000000" w:rsidRDefault="00000000" w:rsidRPr="00000000" w14:paraId="0000087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344"/>
      </w:sdtPr>
      <w:sdtContent>
        <w:p w:rsidR="00000000" w:rsidDel="00000000" w:rsidP="00000000" w:rsidRDefault="00000000" w:rsidRPr="00000000" w14:paraId="0000087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45"/>
      </w:sdtPr>
      <w:sdtContent>
        <w:p w:rsidR="00000000" w:rsidDel="00000000" w:rsidP="00000000" w:rsidRDefault="00000000" w:rsidRPr="00000000" w14:paraId="0000087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46"/>
      </w:sdtPr>
      <w:sdtContent>
        <w:p w:rsidR="00000000" w:rsidDel="00000000" w:rsidP="00000000" w:rsidRDefault="00000000" w:rsidRPr="00000000" w14:paraId="0000087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star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47"/>
      </w:sdtPr>
      <w:sdtContent>
        <w:p w:rsidR="00000000" w:rsidDel="00000000" w:rsidP="00000000" w:rsidRDefault="00000000" w:rsidRPr="00000000" w14:paraId="0000087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348"/>
      </w:sdtPr>
      <w:sdtContent>
        <w:p w:rsidR="00000000" w:rsidDel="00000000" w:rsidP="00000000" w:rsidRDefault="00000000" w:rsidRPr="00000000" w14:paraId="0000087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upper triangle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49"/>
      </w:sdtPr>
      <w:sdtContent>
        <w:p w:rsidR="00000000" w:rsidDel="00000000" w:rsidP="00000000" w:rsidRDefault="00000000" w:rsidRPr="00000000" w14:paraId="0000087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0"/>
      </w:sdtPr>
      <w:sdtContent>
        <w:p w:rsidR="00000000" w:rsidDel="00000000" w:rsidP="00000000" w:rsidRDefault="00000000" w:rsidRPr="00000000" w14:paraId="0000087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1"/>
      </w:sdtPr>
      <w:sdtContent>
        <w:p w:rsidR="00000000" w:rsidDel="00000000" w:rsidP="00000000" w:rsidRDefault="00000000" w:rsidRPr="00000000" w14:paraId="0000087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2"/>
      </w:sdtPr>
      <w:sdtContent>
        <w:p w:rsidR="00000000" w:rsidDel="00000000" w:rsidP="00000000" w:rsidRDefault="00000000" w:rsidRPr="00000000" w14:paraId="0000087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3"/>
      </w:sdtPr>
      <w:sdtContent>
        <w:p w:rsidR="00000000" w:rsidDel="00000000" w:rsidP="00000000" w:rsidRDefault="00000000" w:rsidRPr="00000000" w14:paraId="0000087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upper triangle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4"/>
      </w:sdtPr>
      <w:sdtContent>
        <w:p w:rsidR="00000000" w:rsidDel="00000000" w:rsidP="00000000" w:rsidRDefault="00000000" w:rsidRPr="00000000" w14:paraId="0000087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space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5"/>
      </w:sdtPr>
      <w:sdtContent>
        <w:p w:rsidR="00000000" w:rsidDel="00000000" w:rsidP="00000000" w:rsidRDefault="00000000" w:rsidRPr="00000000" w14:paraId="0000087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6"/>
      </w:sdtPr>
      <w:sdtContent>
        <w:p w:rsidR="00000000" w:rsidDel="00000000" w:rsidP="00000000" w:rsidRDefault="00000000" w:rsidRPr="00000000" w14:paraId="0000087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7"/>
      </w:sdtPr>
      <w:sdtContent>
        <w:p w:rsidR="00000000" w:rsidDel="00000000" w:rsidP="00000000" w:rsidRDefault="00000000" w:rsidRPr="00000000" w14:paraId="0000088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8"/>
      </w:sdtPr>
      <w:sdtContent>
        <w:p w:rsidR="00000000" w:rsidDel="00000000" w:rsidP="00000000" w:rsidRDefault="00000000" w:rsidRPr="00000000" w14:paraId="0000088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stars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59"/>
      </w:sdtPr>
      <w:sdtContent>
        <w:p w:rsidR="00000000" w:rsidDel="00000000" w:rsidP="00000000" w:rsidRDefault="00000000" w:rsidRPr="00000000" w14:paraId="0000088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while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star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!=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0"/>
      </w:sdtPr>
      <w:sdtContent>
        <w:p w:rsidR="00000000" w:rsidDel="00000000" w:rsidP="00000000" w:rsidRDefault="00000000" w:rsidRPr="00000000" w14:paraId="0000088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1"/>
      </w:sdtPr>
      <w:sdtContent>
        <w:p w:rsidR="00000000" w:rsidDel="00000000" w:rsidP="00000000" w:rsidRDefault="00000000" w:rsidRPr="00000000" w14:paraId="0000088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2"/>
      </w:sdtPr>
      <w:sdtContent>
        <w:p w:rsidR="00000000" w:rsidDel="00000000" w:rsidP="00000000" w:rsidRDefault="00000000" w:rsidRPr="00000000" w14:paraId="0000088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star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3"/>
      </w:sdtPr>
      <w:sdtContent>
        <w:p w:rsidR="00000000" w:rsidDel="00000000" w:rsidP="00000000" w:rsidRDefault="00000000" w:rsidRPr="00000000" w14:paraId="0000088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4"/>
      </w:sdtPr>
      <w:sdtContent>
        <w:p w:rsidR="00000000" w:rsidDel="00000000" w:rsidP="00000000" w:rsidRDefault="00000000" w:rsidRPr="00000000" w14:paraId="0000088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5"/>
      </w:sdtPr>
      <w:sdtContent>
        <w:p w:rsidR="00000000" w:rsidDel="00000000" w:rsidP="00000000" w:rsidRDefault="00000000" w:rsidRPr="00000000" w14:paraId="0000088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star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6"/>
      </w:sdtPr>
      <w:sdtContent>
        <w:p w:rsidR="00000000" w:rsidDel="00000000" w:rsidP="00000000" w:rsidRDefault="00000000" w:rsidRPr="00000000" w14:paraId="0000088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move to next row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7"/>
      </w:sdtPr>
      <w:sdtContent>
        <w:p w:rsidR="00000000" w:rsidDel="00000000" w:rsidP="00000000" w:rsidRDefault="00000000" w:rsidRPr="00000000" w14:paraId="0000088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8"/>
      </w:sdtPr>
      <w:sdtContent>
        <w:p w:rsidR="00000000" w:rsidDel="00000000" w:rsidP="00000000" w:rsidRDefault="00000000" w:rsidRPr="00000000" w14:paraId="0000088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69"/>
      </w:sdtPr>
      <w:sdtContent>
        <w:p w:rsidR="00000000" w:rsidDel="00000000" w:rsidP="00000000" w:rsidRDefault="00000000" w:rsidRPr="00000000" w14:paraId="0000088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0"/>
      </w:sdtPr>
      <w:sdtContent>
        <w:p w:rsidR="00000000" w:rsidDel="00000000" w:rsidP="00000000" w:rsidRDefault="00000000" w:rsidRPr="00000000" w14:paraId="0000088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1"/>
      </w:sdtPr>
      <w:sdtContent>
        <w:p w:rsidR="00000000" w:rsidDel="00000000" w:rsidP="00000000" w:rsidRDefault="00000000" w:rsidRPr="00000000" w14:paraId="0000088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bottom walls of huts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2"/>
      </w:sdtPr>
      <w:sdtContent>
        <w:p w:rsidR="00000000" w:rsidDel="00000000" w:rsidP="00000000" w:rsidRDefault="00000000" w:rsidRPr="00000000" w14:paraId="0000088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3"/>
      </w:sdtPr>
      <w:sdtContent>
        <w:p w:rsidR="00000000" w:rsidDel="00000000" w:rsidP="00000000" w:rsidRDefault="00000000" w:rsidRPr="00000000" w14:paraId="0000089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4"/>
      </w:sdtPr>
      <w:sdtContent>
        <w:p w:rsidR="00000000" w:rsidDel="00000000" w:rsidP="00000000" w:rsidRDefault="00000000" w:rsidRPr="00000000" w14:paraId="0000089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5"/>
      </w:sdtPr>
      <w:sdtContent>
        <w:p w:rsidR="00000000" w:rsidDel="00000000" w:rsidP="00000000" w:rsidRDefault="00000000" w:rsidRPr="00000000" w14:paraId="0000089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6"/>
      </w:sdtPr>
      <w:sdtContent>
        <w:p w:rsidR="00000000" w:rsidDel="00000000" w:rsidP="00000000" w:rsidRDefault="00000000" w:rsidRPr="00000000" w14:paraId="0000089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7"/>
      </w:sdtPr>
      <w:sdtContent>
        <w:p w:rsidR="00000000" w:rsidDel="00000000" w:rsidP="00000000" w:rsidRDefault="00000000" w:rsidRPr="00000000" w14:paraId="0000089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8"/>
      </w:sdtPr>
      <w:sdtContent>
        <w:p w:rsidR="00000000" w:rsidDel="00000000" w:rsidP="00000000" w:rsidRDefault="00000000" w:rsidRPr="00000000" w14:paraId="0000089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79"/>
      </w:sdtPr>
      <w:sdtContent>
        <w:p w:rsidR="00000000" w:rsidDel="00000000" w:rsidP="00000000" w:rsidRDefault="00000000" w:rsidRPr="00000000" w14:paraId="0000089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0"/>
      </w:sdtPr>
      <w:sdtContent>
        <w:p w:rsidR="00000000" w:rsidDel="00000000" w:rsidP="00000000" w:rsidRDefault="00000000" w:rsidRPr="00000000" w14:paraId="0000089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1"/>
      </w:sdtPr>
      <w:sdtContent>
        <w:p w:rsidR="00000000" w:rsidDel="00000000" w:rsidP="00000000" w:rsidRDefault="00000000" w:rsidRPr="00000000" w14:paraId="0000089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2"/>
      </w:sdtPr>
      <w:sdtContent>
        <w:p w:rsidR="00000000" w:rsidDel="00000000" w:rsidP="00000000" w:rsidRDefault="00000000" w:rsidRPr="00000000" w14:paraId="0000089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3"/>
      </w:sdtPr>
      <w:sdtContent>
        <w:p w:rsidR="00000000" w:rsidDel="00000000" w:rsidP="00000000" w:rsidRDefault="00000000" w:rsidRPr="00000000" w14:paraId="0000089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4"/>
      </w:sdtPr>
      <w:sdtContent>
        <w:p w:rsidR="00000000" w:rsidDel="00000000" w:rsidP="00000000" w:rsidRDefault="00000000" w:rsidRPr="00000000" w14:paraId="0000089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385"/>
      </w:sdtPr>
      <w:sdtContent>
        <w:p w:rsidR="00000000" w:rsidDel="00000000" w:rsidP="00000000" w:rsidRDefault="00000000" w:rsidRPr="00000000" w14:paraId="0000089C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6"/>
      </w:sdtPr>
      <w:sdtContent>
        <w:p w:rsidR="00000000" w:rsidDel="00000000" w:rsidP="00000000" w:rsidRDefault="00000000" w:rsidRPr="00000000" w14:paraId="0000089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input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: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7"/>
      </w:sdtPr>
      <w:sdtContent>
        <w:p w:rsidR="00000000" w:rsidDel="00000000" w:rsidP="00000000" w:rsidRDefault="00000000" w:rsidRPr="00000000" w14:paraId="0000089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8"/>
      </w:sdtPr>
      <w:sdtContent>
        <w:p w:rsidR="00000000" w:rsidDel="00000000" w:rsidP="00000000" w:rsidRDefault="00000000" w:rsidRPr="00000000" w14:paraId="0000089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89"/>
      </w:sdtPr>
      <w:sdtContent>
        <w:p w:rsidR="00000000" w:rsidDel="00000000" w:rsidP="00000000" w:rsidRDefault="00000000" w:rsidRPr="00000000" w14:paraId="000008A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0"/>
      </w:sdtPr>
      <w:sdtContent>
        <w:p w:rsidR="00000000" w:rsidDel="00000000" w:rsidP="00000000" w:rsidRDefault="00000000" w:rsidRPr="00000000" w14:paraId="000008A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1"/>
      </w:sdtPr>
      <w:sdtContent>
        <w:p w:rsidR="00000000" w:rsidDel="00000000" w:rsidP="00000000" w:rsidRDefault="00000000" w:rsidRPr="00000000" w14:paraId="000008A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2"/>
      </w:sdtPr>
      <w:sdtContent>
        <w:p w:rsidR="00000000" w:rsidDel="00000000" w:rsidP="00000000" w:rsidRDefault="00000000" w:rsidRPr="00000000" w14:paraId="000008A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3"/>
      </w:sdtPr>
      <w:sdtContent>
        <w:p w:rsidR="00000000" w:rsidDel="00000000" w:rsidP="00000000" w:rsidRDefault="00000000" w:rsidRPr="00000000" w14:paraId="000008A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4"/>
      </w:sdtPr>
      <w:sdtContent>
        <w:p w:rsidR="00000000" w:rsidDel="00000000" w:rsidP="00000000" w:rsidRDefault="00000000" w:rsidRPr="00000000" w14:paraId="000008A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5"/>
      </w:sdtPr>
      <w:sdtContent>
        <w:p w:rsidR="00000000" w:rsidDel="00000000" w:rsidP="00000000" w:rsidRDefault="00000000" w:rsidRPr="00000000" w14:paraId="000008A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6"/>
      </w:sdtPr>
      <w:sdtContent>
        <w:p w:rsidR="00000000" w:rsidDel="00000000" w:rsidP="00000000" w:rsidRDefault="00000000" w:rsidRPr="00000000" w14:paraId="000008A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7"/>
      </w:sdtPr>
      <w:sdtContent>
        <w:p w:rsidR="00000000" w:rsidDel="00000000" w:rsidP="00000000" w:rsidRDefault="00000000" w:rsidRPr="00000000" w14:paraId="000008A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398"/>
      </w:sdtPr>
      <w:sdtContent>
        <w:p w:rsidR="00000000" w:rsidDel="00000000" w:rsidP="00000000" w:rsidRDefault="00000000" w:rsidRPr="00000000" w14:paraId="000008A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399"/>
      </w:sdtPr>
      <w:sdtContent>
        <w:p w:rsidR="00000000" w:rsidDel="00000000" w:rsidP="00000000" w:rsidRDefault="00000000" w:rsidRPr="00000000" w14:paraId="000008A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0"/>
      </w:sdtPr>
      <w:sdtContent>
        <w:p w:rsidR="00000000" w:rsidDel="00000000" w:rsidP="00000000" w:rsidRDefault="00000000" w:rsidRPr="00000000" w14:paraId="000008A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1"/>
      </w:sdtPr>
      <w:sdtContent>
        <w:p w:rsidR="00000000" w:rsidDel="00000000" w:rsidP="00000000" w:rsidRDefault="00000000" w:rsidRPr="00000000" w14:paraId="000008A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"input n: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2"/>
      </w:sdtPr>
      <w:sdtContent>
        <w:p w:rsidR="00000000" w:rsidDel="00000000" w:rsidP="00000000" w:rsidRDefault="00000000" w:rsidRPr="00000000" w14:paraId="000008A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3"/>
      </w:sdtPr>
      <w:sdtContent>
        <w:p w:rsidR="00000000" w:rsidDel="00000000" w:rsidP="00000000" w:rsidRDefault="00000000" w:rsidRPr="00000000" w14:paraId="000008A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04"/>
      </w:sdtPr>
      <w:sdtContent>
        <w:p w:rsidR="00000000" w:rsidDel="00000000" w:rsidP="00000000" w:rsidRDefault="00000000" w:rsidRPr="00000000" w14:paraId="000008A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05"/>
      </w:sdtPr>
      <w:sdtContent>
        <w:p w:rsidR="00000000" w:rsidDel="00000000" w:rsidP="00000000" w:rsidRDefault="00000000" w:rsidRPr="00000000" w14:paraId="000008B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//thoi2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6"/>
      </w:sdtPr>
      <w:sdtContent>
        <w:p w:rsidR="00000000" w:rsidDel="00000000" w:rsidP="00000000" w:rsidRDefault="00000000" w:rsidRPr="00000000" w14:paraId="000008B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7"/>
      </w:sdtPr>
      <w:sdtContent>
        <w:p w:rsidR="00000000" w:rsidDel="00000000" w:rsidP="00000000" w:rsidRDefault="00000000" w:rsidRPr="00000000" w14:paraId="000008B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8"/>
      </w:sdtPr>
      <w:sdtContent>
        <w:p w:rsidR="00000000" w:rsidDel="00000000" w:rsidP="00000000" w:rsidRDefault="00000000" w:rsidRPr="00000000" w14:paraId="000008B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09"/>
      </w:sdtPr>
      <w:sdtContent>
        <w:p w:rsidR="00000000" w:rsidDel="00000000" w:rsidP="00000000" w:rsidRDefault="00000000" w:rsidRPr="00000000" w14:paraId="000008B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0"/>
      </w:sdtPr>
      <w:sdtContent>
        <w:p w:rsidR="00000000" w:rsidDel="00000000" w:rsidP="00000000" w:rsidRDefault="00000000" w:rsidRPr="00000000" w14:paraId="000008B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1"/>
      </w:sdtPr>
      <w:sdtContent>
        <w:p w:rsidR="00000000" w:rsidDel="00000000" w:rsidP="00000000" w:rsidRDefault="00000000" w:rsidRPr="00000000" w14:paraId="000008B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2"/>
      </w:sdtPr>
      <w:sdtContent>
        <w:p w:rsidR="00000000" w:rsidDel="00000000" w:rsidP="00000000" w:rsidRDefault="00000000" w:rsidRPr="00000000" w14:paraId="000008B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13"/>
      </w:sdtPr>
      <w:sdtContent>
        <w:p w:rsidR="00000000" w:rsidDel="00000000" w:rsidP="00000000" w:rsidRDefault="00000000" w:rsidRPr="00000000" w14:paraId="000008B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4"/>
      </w:sdtPr>
      <w:sdtContent>
        <w:p w:rsidR="00000000" w:rsidDel="00000000" w:rsidP="00000000" w:rsidRDefault="00000000" w:rsidRPr="00000000" w14:paraId="000008B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5"/>
      </w:sdtPr>
      <w:sdtContent>
        <w:p w:rsidR="00000000" w:rsidDel="00000000" w:rsidP="00000000" w:rsidRDefault="00000000" w:rsidRPr="00000000" w14:paraId="000008B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6"/>
      </w:sdtPr>
      <w:sdtContent>
        <w:p w:rsidR="00000000" w:rsidDel="00000000" w:rsidP="00000000" w:rsidRDefault="00000000" w:rsidRPr="00000000" w14:paraId="000008B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7"/>
      </w:sdtPr>
      <w:sdtContent>
        <w:p w:rsidR="00000000" w:rsidDel="00000000" w:rsidP="00000000" w:rsidRDefault="00000000" w:rsidRPr="00000000" w14:paraId="000008B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8"/>
      </w:sdtPr>
      <w:sdtContent>
        <w:p w:rsidR="00000000" w:rsidDel="00000000" w:rsidP="00000000" w:rsidRDefault="00000000" w:rsidRPr="00000000" w14:paraId="000008B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19"/>
      </w:sdtPr>
      <w:sdtContent>
        <w:p w:rsidR="00000000" w:rsidDel="00000000" w:rsidP="00000000" w:rsidRDefault="00000000" w:rsidRPr="00000000" w14:paraId="000008B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20"/>
      </w:sdtPr>
      <w:sdtContent>
        <w:p w:rsidR="00000000" w:rsidDel="00000000" w:rsidP="00000000" w:rsidRDefault="00000000" w:rsidRPr="00000000" w14:paraId="000008B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--)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21"/>
      </w:sdtPr>
      <w:sdtContent>
        <w:p w:rsidR="00000000" w:rsidDel="00000000" w:rsidP="00000000" w:rsidRDefault="00000000" w:rsidRPr="00000000" w14:paraId="000008C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22"/>
      </w:sdtPr>
      <w:sdtContent>
        <w:p w:rsidR="00000000" w:rsidDel="00000000" w:rsidP="00000000" w:rsidRDefault="00000000" w:rsidRPr="00000000" w14:paraId="000008C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23"/>
      </w:sdtPr>
      <w:sdtContent>
        <w:p w:rsidR="00000000" w:rsidDel="00000000" w:rsidP="00000000" w:rsidRDefault="00000000" w:rsidRPr="00000000" w14:paraId="000008C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24"/>
      </w:sdtPr>
      <w:sdtContent>
        <w:p w:rsidR="00000000" w:rsidDel="00000000" w:rsidP="00000000" w:rsidRDefault="00000000" w:rsidRPr="00000000" w14:paraId="000008C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25"/>
      </w:sdtPr>
      <w:sdtContent>
        <w:p w:rsidR="00000000" w:rsidDel="00000000" w:rsidP="00000000" w:rsidRDefault="00000000" w:rsidRPr="00000000" w14:paraId="000008C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26"/>
      </w:sdtPr>
      <w:sdtContent>
        <w:p w:rsidR="00000000" w:rsidDel="00000000" w:rsidP="00000000" w:rsidRDefault="00000000" w:rsidRPr="00000000" w14:paraId="000008C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27"/>
      </w:sdtPr>
      <w:sdtContent>
        <w:p w:rsidR="00000000" w:rsidDel="00000000" w:rsidP="00000000" w:rsidRDefault="00000000" w:rsidRPr="00000000" w14:paraId="000008C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28"/>
      </w:sdtPr>
      <w:sdtContent>
        <w:p w:rsidR="00000000" w:rsidDel="00000000" w:rsidP="00000000" w:rsidRDefault="00000000" w:rsidRPr="00000000" w14:paraId="000008C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29"/>
      </w:sdtPr>
      <w:sdtContent>
        <w:p w:rsidR="00000000" w:rsidDel="00000000" w:rsidP="00000000" w:rsidRDefault="00000000" w:rsidRPr="00000000" w14:paraId="000008C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0"/>
      </w:sdtPr>
      <w:sdtContent>
        <w:p w:rsidR="00000000" w:rsidDel="00000000" w:rsidP="00000000" w:rsidRDefault="00000000" w:rsidRPr="00000000" w14:paraId="000008C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1"/>
      </w:sdtPr>
      <w:sdtContent>
        <w:p w:rsidR="00000000" w:rsidDel="00000000" w:rsidP="00000000" w:rsidRDefault="00000000" w:rsidRPr="00000000" w14:paraId="000008C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2"/>
      </w:sdtPr>
      <w:sdtContent>
        <w:p w:rsidR="00000000" w:rsidDel="00000000" w:rsidP="00000000" w:rsidRDefault="00000000" w:rsidRPr="00000000" w14:paraId="000008C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3"/>
      </w:sdtPr>
      <w:sdtContent>
        <w:p w:rsidR="00000000" w:rsidDel="00000000" w:rsidP="00000000" w:rsidRDefault="00000000" w:rsidRPr="00000000" w14:paraId="000008C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4"/>
      </w:sdtPr>
      <w:sdtContent>
        <w:p w:rsidR="00000000" w:rsidDel="00000000" w:rsidP="00000000" w:rsidRDefault="00000000" w:rsidRPr="00000000" w14:paraId="000008CD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5"/>
      </w:sdtPr>
      <w:sdtContent>
        <w:p w:rsidR="00000000" w:rsidDel="00000000" w:rsidP="00000000" w:rsidRDefault="00000000" w:rsidRPr="00000000" w14:paraId="000008C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6"/>
      </w:sdtPr>
      <w:sdtContent>
        <w:p w:rsidR="00000000" w:rsidDel="00000000" w:rsidP="00000000" w:rsidRDefault="00000000" w:rsidRPr="00000000" w14:paraId="000008C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7"/>
      </w:sdtPr>
      <w:sdtContent>
        <w:p w:rsidR="00000000" w:rsidDel="00000000" w:rsidP="00000000" w:rsidRDefault="00000000" w:rsidRPr="00000000" w14:paraId="000008D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8"/>
      </w:sdtPr>
      <w:sdtContent>
        <w:p w:rsidR="00000000" w:rsidDel="00000000" w:rsidP="00000000" w:rsidRDefault="00000000" w:rsidRPr="00000000" w14:paraId="000008D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39"/>
      </w:sdtPr>
      <w:sdtContent>
        <w:p w:rsidR="00000000" w:rsidDel="00000000" w:rsidP="00000000" w:rsidRDefault="00000000" w:rsidRPr="00000000" w14:paraId="000008D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40"/>
      </w:sdtPr>
      <w:sdtContent>
        <w:p w:rsidR="00000000" w:rsidDel="00000000" w:rsidP="00000000" w:rsidRDefault="00000000" w:rsidRPr="00000000" w14:paraId="000008D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41"/>
      </w:sdtPr>
      <w:sdtContent>
        <w:p w:rsidR="00000000" w:rsidDel="00000000" w:rsidP="00000000" w:rsidRDefault="00000000" w:rsidRPr="00000000" w14:paraId="000008D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42"/>
      </w:sdtPr>
      <w:sdtContent>
        <w:p w:rsidR="00000000" w:rsidDel="00000000" w:rsidP="00000000" w:rsidRDefault="00000000" w:rsidRPr="00000000" w14:paraId="000008D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43"/>
      </w:sdtPr>
      <w:sdtContent>
        <w:p w:rsidR="00000000" w:rsidDel="00000000" w:rsidP="00000000" w:rsidRDefault="00000000" w:rsidRPr="00000000" w14:paraId="000008D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44"/>
      </w:sdtPr>
      <w:sdtContent>
        <w:p w:rsidR="00000000" w:rsidDel="00000000" w:rsidP="00000000" w:rsidRDefault="00000000" w:rsidRPr="00000000" w14:paraId="000008D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45"/>
      </w:sdtPr>
      <w:sdtContent>
        <w:p w:rsidR="00000000" w:rsidDel="00000000" w:rsidP="00000000" w:rsidRDefault="00000000" w:rsidRPr="00000000" w14:paraId="000008D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46"/>
      </w:sdtPr>
      <w:sdtContent>
        <w:p w:rsidR="00000000" w:rsidDel="00000000" w:rsidP="00000000" w:rsidRDefault="00000000" w:rsidRPr="00000000" w14:paraId="000008D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47"/>
      </w:sdtPr>
      <w:sdtContent>
        <w:p w:rsidR="00000000" w:rsidDel="00000000" w:rsidP="00000000" w:rsidRDefault="00000000" w:rsidRPr="00000000" w14:paraId="000008D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48"/>
      </w:sdtPr>
      <w:sdtContent>
        <w:p w:rsidR="00000000" w:rsidDel="00000000" w:rsidP="00000000" w:rsidRDefault="00000000" w:rsidRPr="00000000" w14:paraId="000008D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49"/>
      </w:sdtPr>
      <w:sdtContent>
        <w:p w:rsidR="00000000" w:rsidDel="00000000" w:rsidP="00000000" w:rsidRDefault="00000000" w:rsidRPr="00000000" w14:paraId="000008D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0"/>
      </w:sdtPr>
      <w:sdtContent>
        <w:p w:rsidR="00000000" w:rsidDel="00000000" w:rsidP="00000000" w:rsidRDefault="00000000" w:rsidRPr="00000000" w14:paraId="000008D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1"/>
      </w:sdtPr>
      <w:sdtContent>
        <w:p w:rsidR="00000000" w:rsidDel="00000000" w:rsidP="00000000" w:rsidRDefault="00000000" w:rsidRPr="00000000" w14:paraId="000008D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2"/>
      </w:sdtPr>
      <w:sdtContent>
        <w:p w:rsidR="00000000" w:rsidDel="00000000" w:rsidP="00000000" w:rsidRDefault="00000000" w:rsidRPr="00000000" w14:paraId="000008D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53"/>
      </w:sdtPr>
      <w:sdtContent>
        <w:p w:rsidR="00000000" w:rsidDel="00000000" w:rsidP="00000000" w:rsidRDefault="00000000" w:rsidRPr="00000000" w14:paraId="000008E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4"/>
      </w:sdtPr>
      <w:sdtContent>
        <w:p w:rsidR="00000000" w:rsidDel="00000000" w:rsidP="00000000" w:rsidRDefault="00000000" w:rsidRPr="00000000" w14:paraId="000008E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5"/>
      </w:sdtPr>
      <w:sdtContent>
        <w:p w:rsidR="00000000" w:rsidDel="00000000" w:rsidP="00000000" w:rsidRDefault="00000000" w:rsidRPr="00000000" w14:paraId="000008E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6"/>
      </w:sdtPr>
      <w:sdtContent>
        <w:p w:rsidR="00000000" w:rsidDel="00000000" w:rsidP="00000000" w:rsidRDefault="00000000" w:rsidRPr="00000000" w14:paraId="000008E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7"/>
      </w:sdtPr>
      <w:sdtContent>
        <w:p w:rsidR="00000000" w:rsidDel="00000000" w:rsidP="00000000" w:rsidRDefault="00000000" w:rsidRPr="00000000" w14:paraId="000008E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8"/>
      </w:sdtPr>
      <w:sdtContent>
        <w:p w:rsidR="00000000" w:rsidDel="00000000" w:rsidP="00000000" w:rsidRDefault="00000000" w:rsidRPr="00000000" w14:paraId="000008E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59"/>
      </w:sdtPr>
      <w:sdtContent>
        <w:p w:rsidR="00000000" w:rsidDel="00000000" w:rsidP="00000000" w:rsidRDefault="00000000" w:rsidRPr="00000000" w14:paraId="000008E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0"/>
      </w:sdtPr>
      <w:sdtContent>
        <w:p w:rsidR="00000000" w:rsidDel="00000000" w:rsidP="00000000" w:rsidRDefault="00000000" w:rsidRPr="00000000" w14:paraId="000008E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1"/>
      </w:sdtPr>
      <w:sdtContent>
        <w:p w:rsidR="00000000" w:rsidDel="00000000" w:rsidP="00000000" w:rsidRDefault="00000000" w:rsidRPr="00000000" w14:paraId="000008E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2"/>
      </w:sdtPr>
      <w:sdtContent>
        <w:p w:rsidR="00000000" w:rsidDel="00000000" w:rsidP="00000000" w:rsidRDefault="00000000" w:rsidRPr="00000000" w14:paraId="000008E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3"/>
      </w:sdtPr>
      <w:sdtContent>
        <w:p w:rsidR="00000000" w:rsidDel="00000000" w:rsidP="00000000" w:rsidRDefault="00000000" w:rsidRPr="00000000" w14:paraId="000008E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4"/>
      </w:sdtPr>
      <w:sdtContent>
        <w:p w:rsidR="00000000" w:rsidDel="00000000" w:rsidP="00000000" w:rsidRDefault="00000000" w:rsidRPr="00000000" w14:paraId="000008E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5"/>
      </w:sdtPr>
      <w:sdtContent>
        <w:p w:rsidR="00000000" w:rsidDel="00000000" w:rsidP="00000000" w:rsidRDefault="00000000" w:rsidRPr="00000000" w14:paraId="000008E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6"/>
      </w:sdtPr>
      <w:sdtContent>
        <w:p w:rsidR="00000000" w:rsidDel="00000000" w:rsidP="00000000" w:rsidRDefault="00000000" w:rsidRPr="00000000" w14:paraId="000008E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7"/>
      </w:sdtPr>
      <w:sdtContent>
        <w:p w:rsidR="00000000" w:rsidDel="00000000" w:rsidP="00000000" w:rsidRDefault="00000000" w:rsidRPr="00000000" w14:paraId="000008E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68"/>
      </w:sdtPr>
      <w:sdtContent>
        <w:p w:rsidR="00000000" w:rsidDel="00000000" w:rsidP="00000000" w:rsidRDefault="00000000" w:rsidRPr="00000000" w14:paraId="000008E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69"/>
      </w:sdtPr>
      <w:sdtContent>
        <w:p w:rsidR="00000000" w:rsidDel="00000000" w:rsidP="00000000" w:rsidRDefault="00000000" w:rsidRPr="00000000" w14:paraId="000008F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--)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0"/>
      </w:sdtPr>
      <w:sdtContent>
        <w:p w:rsidR="00000000" w:rsidDel="00000000" w:rsidP="00000000" w:rsidRDefault="00000000" w:rsidRPr="00000000" w14:paraId="000008F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1"/>
      </w:sdtPr>
      <w:sdtContent>
        <w:p w:rsidR="00000000" w:rsidDel="00000000" w:rsidP="00000000" w:rsidRDefault="00000000" w:rsidRPr="00000000" w14:paraId="000008F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2"/>
      </w:sdtPr>
      <w:sdtContent>
        <w:p w:rsidR="00000000" w:rsidDel="00000000" w:rsidP="00000000" w:rsidRDefault="00000000" w:rsidRPr="00000000" w14:paraId="000008F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3"/>
      </w:sdtPr>
      <w:sdtContent>
        <w:p w:rsidR="00000000" w:rsidDel="00000000" w:rsidP="00000000" w:rsidRDefault="00000000" w:rsidRPr="00000000" w14:paraId="000008F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4"/>
      </w:sdtPr>
      <w:sdtContent>
        <w:p w:rsidR="00000000" w:rsidDel="00000000" w:rsidP="00000000" w:rsidRDefault="00000000" w:rsidRPr="00000000" w14:paraId="000008F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5"/>
      </w:sdtPr>
      <w:sdtContent>
        <w:p w:rsidR="00000000" w:rsidDel="00000000" w:rsidP="00000000" w:rsidRDefault="00000000" w:rsidRPr="00000000" w14:paraId="000008F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6"/>
      </w:sdtPr>
      <w:sdtContent>
        <w:p w:rsidR="00000000" w:rsidDel="00000000" w:rsidP="00000000" w:rsidRDefault="00000000" w:rsidRPr="00000000" w14:paraId="000008F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7"/>
      </w:sdtPr>
      <w:sdtContent>
        <w:p w:rsidR="00000000" w:rsidDel="00000000" w:rsidP="00000000" w:rsidRDefault="00000000" w:rsidRPr="00000000" w14:paraId="000008F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8"/>
      </w:sdtPr>
      <w:sdtContent>
        <w:p w:rsidR="00000000" w:rsidDel="00000000" w:rsidP="00000000" w:rsidRDefault="00000000" w:rsidRPr="00000000" w14:paraId="000008F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79"/>
      </w:sdtPr>
      <w:sdtContent>
        <w:p w:rsidR="00000000" w:rsidDel="00000000" w:rsidP="00000000" w:rsidRDefault="00000000" w:rsidRPr="00000000" w14:paraId="000008F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0"/>
      </w:sdtPr>
      <w:sdtContent>
        <w:p w:rsidR="00000000" w:rsidDel="00000000" w:rsidP="00000000" w:rsidRDefault="00000000" w:rsidRPr="00000000" w14:paraId="000008F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1"/>
      </w:sdtPr>
      <w:sdtContent>
        <w:p w:rsidR="00000000" w:rsidDel="00000000" w:rsidP="00000000" w:rsidRDefault="00000000" w:rsidRPr="00000000" w14:paraId="000008F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2"/>
      </w:sdtPr>
      <w:sdtContent>
        <w:p w:rsidR="00000000" w:rsidDel="00000000" w:rsidP="00000000" w:rsidRDefault="00000000" w:rsidRPr="00000000" w14:paraId="000008F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3"/>
      </w:sdtPr>
      <w:sdtContent>
        <w:p w:rsidR="00000000" w:rsidDel="00000000" w:rsidP="00000000" w:rsidRDefault="00000000" w:rsidRPr="00000000" w14:paraId="000008F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4"/>
      </w:sdtPr>
      <w:sdtContent>
        <w:p w:rsidR="00000000" w:rsidDel="00000000" w:rsidP="00000000" w:rsidRDefault="00000000" w:rsidRPr="00000000" w14:paraId="000008F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5"/>
      </w:sdtPr>
      <w:sdtContent>
        <w:p w:rsidR="00000000" w:rsidDel="00000000" w:rsidP="00000000" w:rsidRDefault="00000000" w:rsidRPr="00000000" w14:paraId="00000900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6"/>
      </w:sdtPr>
      <w:sdtContent>
        <w:p w:rsidR="00000000" w:rsidDel="00000000" w:rsidP="00000000" w:rsidRDefault="00000000" w:rsidRPr="00000000" w14:paraId="0000090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7"/>
      </w:sdtPr>
      <w:sdtContent>
        <w:p w:rsidR="00000000" w:rsidDel="00000000" w:rsidP="00000000" w:rsidRDefault="00000000" w:rsidRPr="00000000" w14:paraId="0000090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Enter the number of columns5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8"/>
      </w:sdtPr>
      <w:sdtContent>
        <w:p w:rsidR="00000000" w:rsidDel="00000000" w:rsidP="00000000" w:rsidRDefault="00000000" w:rsidRPr="00000000" w14:paraId="0000090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*****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89"/>
      </w:sdtPr>
      <w:sdtContent>
        <w:p w:rsidR="00000000" w:rsidDel="00000000" w:rsidP="00000000" w:rsidRDefault="00000000" w:rsidRPr="00000000" w14:paraId="0000090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0"/>
      </w:sdtPr>
      <w:sdtContent>
        <w:p w:rsidR="00000000" w:rsidDel="00000000" w:rsidP="00000000" w:rsidRDefault="00000000" w:rsidRPr="00000000" w14:paraId="0000090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1"/>
      </w:sdtPr>
      <w:sdtContent>
        <w:p w:rsidR="00000000" w:rsidDel="00000000" w:rsidP="00000000" w:rsidRDefault="00000000" w:rsidRPr="00000000" w14:paraId="0000090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2"/>
      </w:sdtPr>
      <w:sdtContent>
        <w:p w:rsidR="00000000" w:rsidDel="00000000" w:rsidP="00000000" w:rsidRDefault="00000000" w:rsidRPr="00000000" w14:paraId="0000090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3"/>
      </w:sdtPr>
      <w:sdtContent>
        <w:p w:rsidR="00000000" w:rsidDel="00000000" w:rsidP="00000000" w:rsidRDefault="00000000" w:rsidRPr="00000000" w14:paraId="0000090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4"/>
      </w:sdtPr>
      <w:sdtContent>
        <w:p w:rsidR="00000000" w:rsidDel="00000000" w:rsidP="00000000" w:rsidRDefault="00000000" w:rsidRPr="00000000" w14:paraId="0000090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5"/>
      </w:sdtPr>
      <w:sdtContent>
        <w:p w:rsidR="00000000" w:rsidDel="00000000" w:rsidP="00000000" w:rsidRDefault="00000000" w:rsidRPr="00000000" w14:paraId="0000090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6"/>
      </w:sdtPr>
      <w:sdtContent>
        <w:p w:rsidR="00000000" w:rsidDel="00000000" w:rsidP="00000000" w:rsidRDefault="00000000" w:rsidRPr="00000000" w14:paraId="0000090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*****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7"/>
      </w:sdtPr>
      <w:sdtContent>
        <w:p w:rsidR="00000000" w:rsidDel="00000000" w:rsidP="00000000" w:rsidRDefault="00000000" w:rsidRPr="00000000" w14:paraId="0000090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498"/>
      </w:sdtPr>
      <w:sdtContent>
        <w:p w:rsidR="00000000" w:rsidDel="00000000" w:rsidP="00000000" w:rsidRDefault="00000000" w:rsidRPr="00000000" w14:paraId="0000090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499"/>
      </w:sdtPr>
      <w:sdtContent>
        <w:p w:rsidR="00000000" w:rsidDel="00000000" w:rsidP="00000000" w:rsidRDefault="00000000" w:rsidRPr="00000000" w14:paraId="0000090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0"/>
      </w:sdtPr>
      <w:sdtContent>
        <w:p w:rsidR="00000000" w:rsidDel="00000000" w:rsidP="00000000" w:rsidRDefault="00000000" w:rsidRPr="00000000" w14:paraId="0000090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501"/>
      </w:sdtPr>
      <w:sdtContent>
        <w:p w:rsidR="00000000" w:rsidDel="00000000" w:rsidP="00000000" w:rsidRDefault="00000000" w:rsidRPr="00000000" w14:paraId="0000091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void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2"/>
      </w:sdtPr>
      <w:sdtContent>
        <w:p w:rsidR="00000000" w:rsidDel="00000000" w:rsidP="00000000" w:rsidRDefault="00000000" w:rsidRPr="00000000" w14:paraId="0000091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3"/>
      </w:sdtPr>
      <w:sdtContent>
        <w:p w:rsidR="00000000" w:rsidDel="00000000" w:rsidP="00000000" w:rsidRDefault="00000000" w:rsidRPr="00000000" w14:paraId="0000091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504"/>
      </w:sdtPr>
      <w:sdtContent>
        <w:p w:rsidR="00000000" w:rsidDel="00000000" w:rsidP="00000000" w:rsidRDefault="00000000" w:rsidRPr="00000000" w14:paraId="0000091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5"/>
      </w:sdtPr>
      <w:sdtContent>
        <w:p w:rsidR="00000000" w:rsidDel="00000000" w:rsidP="00000000" w:rsidRDefault="00000000" w:rsidRPr="00000000" w14:paraId="0000091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columns"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6"/>
      </w:sdtPr>
      <w:sdtContent>
        <w:p w:rsidR="00000000" w:rsidDel="00000000" w:rsidP="00000000" w:rsidRDefault="00000000" w:rsidRPr="00000000" w14:paraId="0000091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7"/>
      </w:sdtPr>
      <w:sdtContent>
        <w:p w:rsidR="00000000" w:rsidDel="00000000" w:rsidP="00000000" w:rsidRDefault="00000000" w:rsidRPr="00000000" w14:paraId="0000091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 printing the upper part of the pattern..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8"/>
      </w:sdtPr>
      <w:sdtContent>
        <w:p w:rsidR="00000000" w:rsidDel="00000000" w:rsidP="00000000" w:rsidRDefault="00000000" w:rsidRPr="00000000" w14:paraId="0000091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09"/>
      </w:sdtPr>
      <w:sdtContent>
        <w:p w:rsidR="00000000" w:rsidDel="00000000" w:rsidP="00000000" w:rsidRDefault="00000000" w:rsidRPr="00000000" w14:paraId="0000091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0"/>
      </w:sdtPr>
      <w:sdtContent>
        <w:p w:rsidR="00000000" w:rsidDel="00000000" w:rsidP="00000000" w:rsidRDefault="00000000" w:rsidRPr="00000000" w14:paraId="0000091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1"/>
      </w:sdtPr>
      <w:sdtContent>
        <w:p w:rsidR="00000000" w:rsidDel="00000000" w:rsidP="00000000" w:rsidRDefault="00000000" w:rsidRPr="00000000" w14:paraId="0000091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2"/>
      </w:sdtPr>
      <w:sdtContent>
        <w:p w:rsidR="00000000" w:rsidDel="00000000" w:rsidP="00000000" w:rsidRDefault="00000000" w:rsidRPr="00000000" w14:paraId="0000091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3"/>
      </w:sdtPr>
      <w:sdtContent>
        <w:p w:rsidR="00000000" w:rsidDel="00000000" w:rsidP="00000000" w:rsidRDefault="00000000" w:rsidRPr="00000000" w14:paraId="0000091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4"/>
      </w:sdtPr>
      <w:sdtContent>
        <w:p w:rsidR="00000000" w:rsidDel="00000000" w:rsidP="00000000" w:rsidRDefault="00000000" w:rsidRPr="00000000" w14:paraId="0000091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5"/>
      </w:sdtPr>
      <w:sdtContent>
        <w:p w:rsidR="00000000" w:rsidDel="00000000" w:rsidP="00000000" w:rsidRDefault="00000000" w:rsidRPr="00000000" w14:paraId="0000091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6"/>
      </w:sdtPr>
      <w:sdtContent>
        <w:p w:rsidR="00000000" w:rsidDel="00000000" w:rsidP="00000000" w:rsidRDefault="00000000" w:rsidRPr="00000000" w14:paraId="0000091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7"/>
      </w:sdtPr>
      <w:sdtContent>
        <w:p w:rsidR="00000000" w:rsidDel="00000000" w:rsidP="00000000" w:rsidRDefault="00000000" w:rsidRPr="00000000" w14:paraId="0000092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8"/>
      </w:sdtPr>
      <w:sdtContent>
        <w:p w:rsidR="00000000" w:rsidDel="00000000" w:rsidP="00000000" w:rsidRDefault="00000000" w:rsidRPr="00000000" w14:paraId="0000092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19"/>
      </w:sdtPr>
      <w:sdtContent>
        <w:p w:rsidR="00000000" w:rsidDel="00000000" w:rsidP="00000000" w:rsidRDefault="00000000" w:rsidRPr="00000000" w14:paraId="0000092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0"/>
      </w:sdtPr>
      <w:sdtContent>
        <w:p w:rsidR="00000000" w:rsidDel="00000000" w:rsidP="00000000" w:rsidRDefault="00000000" w:rsidRPr="00000000" w14:paraId="0000092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1"/>
      </w:sdtPr>
      <w:sdtContent>
        <w:p w:rsidR="00000000" w:rsidDel="00000000" w:rsidP="00000000" w:rsidRDefault="00000000" w:rsidRPr="00000000" w14:paraId="0000092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2"/>
      </w:sdtPr>
      <w:sdtContent>
        <w:p w:rsidR="00000000" w:rsidDel="00000000" w:rsidP="00000000" w:rsidRDefault="00000000" w:rsidRPr="00000000" w14:paraId="0000092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3"/>
      </w:sdtPr>
      <w:sdtContent>
        <w:p w:rsidR="00000000" w:rsidDel="00000000" w:rsidP="00000000" w:rsidRDefault="00000000" w:rsidRPr="00000000" w14:paraId="0000092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4"/>
      </w:sdtPr>
      <w:sdtContent>
        <w:p w:rsidR="00000000" w:rsidDel="00000000" w:rsidP="00000000" w:rsidRDefault="00000000" w:rsidRPr="00000000" w14:paraId="0000092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5"/>
      </w:sdtPr>
      <w:sdtContent>
        <w:p w:rsidR="00000000" w:rsidDel="00000000" w:rsidP="00000000" w:rsidRDefault="00000000" w:rsidRPr="00000000" w14:paraId="0000092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6"/>
      </w:sdtPr>
      <w:sdtContent>
        <w:p w:rsidR="00000000" w:rsidDel="00000000" w:rsidP="00000000" w:rsidRDefault="00000000" w:rsidRPr="00000000" w14:paraId="0000092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k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7"/>
      </w:sdtPr>
      <w:sdtContent>
        <w:p w:rsidR="00000000" w:rsidDel="00000000" w:rsidP="00000000" w:rsidRDefault="00000000" w:rsidRPr="00000000" w14:paraId="0000092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8"/>
      </w:sdtPr>
      <w:sdtContent>
        <w:p w:rsidR="00000000" w:rsidDel="00000000" w:rsidP="00000000" w:rsidRDefault="00000000" w:rsidRPr="00000000" w14:paraId="0000092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29"/>
      </w:sdtPr>
      <w:sdtContent>
        <w:p w:rsidR="00000000" w:rsidDel="00000000" w:rsidP="00000000" w:rsidRDefault="00000000" w:rsidRPr="00000000" w14:paraId="0000092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0"/>
      </w:sdtPr>
      <w:sdtContent>
        <w:p w:rsidR="00000000" w:rsidDel="00000000" w:rsidP="00000000" w:rsidRDefault="00000000" w:rsidRPr="00000000" w14:paraId="0000092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1"/>
      </w:sdtPr>
      <w:sdtContent>
        <w:p w:rsidR="00000000" w:rsidDel="00000000" w:rsidP="00000000" w:rsidRDefault="00000000" w:rsidRPr="00000000" w14:paraId="0000092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2"/>
      </w:sdtPr>
      <w:sdtContent>
        <w:p w:rsidR="00000000" w:rsidDel="00000000" w:rsidP="00000000" w:rsidRDefault="00000000" w:rsidRPr="00000000" w14:paraId="0000092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3"/>
      </w:sdtPr>
      <w:sdtContent>
        <w:p w:rsidR="00000000" w:rsidDel="00000000" w:rsidP="00000000" w:rsidRDefault="00000000" w:rsidRPr="00000000" w14:paraId="0000093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4"/>
      </w:sdtPr>
      <w:sdtContent>
        <w:p w:rsidR="00000000" w:rsidDel="00000000" w:rsidP="00000000" w:rsidRDefault="00000000" w:rsidRPr="00000000" w14:paraId="0000093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535"/>
      </w:sdtPr>
      <w:sdtContent>
        <w:p w:rsidR="00000000" w:rsidDel="00000000" w:rsidP="00000000" w:rsidRDefault="00000000" w:rsidRPr="00000000" w14:paraId="00000932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6"/>
      </w:sdtPr>
      <w:sdtContent>
        <w:p w:rsidR="00000000" w:rsidDel="00000000" w:rsidP="00000000" w:rsidRDefault="00000000" w:rsidRPr="00000000" w14:paraId="0000093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7"/>
      </w:sdtPr>
      <w:sdtContent>
        <w:p w:rsidR="00000000" w:rsidDel="00000000" w:rsidP="00000000" w:rsidRDefault="00000000" w:rsidRPr="00000000" w14:paraId="0000093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Enter the odd number only5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8"/>
      </w:sdtPr>
      <w:sdtContent>
        <w:p w:rsidR="00000000" w:rsidDel="00000000" w:rsidP="00000000" w:rsidRDefault="00000000" w:rsidRPr="00000000" w14:paraId="0000093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+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39"/>
      </w:sdtPr>
      <w:sdtContent>
        <w:p w:rsidR="00000000" w:rsidDel="00000000" w:rsidP="00000000" w:rsidRDefault="00000000" w:rsidRPr="00000000" w14:paraId="0000093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+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0"/>
      </w:sdtPr>
      <w:sdtContent>
        <w:p w:rsidR="00000000" w:rsidDel="00000000" w:rsidP="00000000" w:rsidRDefault="00000000" w:rsidRPr="00000000" w14:paraId="0000093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+  +  +  +  +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1"/>
      </w:sdtPr>
      <w:sdtContent>
        <w:p w:rsidR="00000000" w:rsidDel="00000000" w:rsidP="00000000" w:rsidRDefault="00000000" w:rsidRPr="00000000" w14:paraId="0000093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+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2"/>
      </w:sdtPr>
      <w:sdtContent>
        <w:p w:rsidR="00000000" w:rsidDel="00000000" w:rsidP="00000000" w:rsidRDefault="00000000" w:rsidRPr="00000000" w14:paraId="0000093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+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3"/>
      </w:sdtPr>
      <w:sdtContent>
        <w:p w:rsidR="00000000" w:rsidDel="00000000" w:rsidP="00000000" w:rsidRDefault="00000000" w:rsidRPr="00000000" w14:paraId="0000093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4"/>
      </w:sdtPr>
      <w:sdtContent>
        <w:p w:rsidR="00000000" w:rsidDel="00000000" w:rsidP="00000000" w:rsidRDefault="00000000" w:rsidRPr="00000000" w14:paraId="0000093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545"/>
      </w:sdtPr>
      <w:sdtContent>
        <w:p w:rsidR="00000000" w:rsidDel="00000000" w:rsidP="00000000" w:rsidRDefault="00000000" w:rsidRPr="00000000" w14:paraId="0000093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6"/>
      </w:sdtPr>
      <w:sdtContent>
        <w:p w:rsidR="00000000" w:rsidDel="00000000" w:rsidP="00000000" w:rsidRDefault="00000000" w:rsidRPr="00000000" w14:paraId="0000093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547"/>
      </w:sdtPr>
      <w:sdtContent>
        <w:p w:rsidR="00000000" w:rsidDel="00000000" w:rsidP="00000000" w:rsidRDefault="00000000" w:rsidRPr="00000000" w14:paraId="0000093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void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8"/>
      </w:sdtPr>
      <w:sdtContent>
        <w:p w:rsidR="00000000" w:rsidDel="00000000" w:rsidP="00000000" w:rsidRDefault="00000000" w:rsidRPr="00000000" w14:paraId="0000093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49"/>
      </w:sdtPr>
      <w:sdtContent>
        <w:p w:rsidR="00000000" w:rsidDel="00000000" w:rsidP="00000000" w:rsidRDefault="00000000" w:rsidRPr="00000000" w14:paraId="0000094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0"/>
      </w:sdtPr>
      <w:sdtContent>
        <w:p w:rsidR="00000000" w:rsidDel="00000000" w:rsidP="00000000" w:rsidRDefault="00000000" w:rsidRPr="00000000" w14:paraId="0000094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odd number only"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1"/>
      </w:sdtPr>
      <w:sdtContent>
        <w:p w:rsidR="00000000" w:rsidDel="00000000" w:rsidP="00000000" w:rsidRDefault="00000000" w:rsidRPr="00000000" w14:paraId="0000094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2"/>
      </w:sdtPr>
      <w:sdtContent>
        <w:p w:rsidR="00000000" w:rsidDel="00000000" w:rsidP="00000000" w:rsidRDefault="00000000" w:rsidRPr="00000000" w14:paraId="0000094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3"/>
      </w:sdtPr>
      <w:sdtContent>
        <w:p w:rsidR="00000000" w:rsidDel="00000000" w:rsidP="00000000" w:rsidRDefault="00000000" w:rsidRPr="00000000" w14:paraId="0000094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4"/>
      </w:sdtPr>
      <w:sdtContent>
        <w:p w:rsidR="00000000" w:rsidDel="00000000" w:rsidP="00000000" w:rsidRDefault="00000000" w:rsidRPr="00000000" w14:paraId="0000094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5"/>
      </w:sdtPr>
      <w:sdtContent>
        <w:p w:rsidR="00000000" w:rsidDel="00000000" w:rsidP="00000000" w:rsidRDefault="00000000" w:rsidRPr="00000000" w14:paraId="0000094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6"/>
      </w:sdtPr>
      <w:sdtContent>
        <w:p w:rsidR="00000000" w:rsidDel="00000000" w:rsidP="00000000" w:rsidRDefault="00000000" w:rsidRPr="00000000" w14:paraId="0000094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7"/>
      </w:sdtPr>
      <w:sdtContent>
        <w:p w:rsidR="00000000" w:rsidDel="00000000" w:rsidP="00000000" w:rsidRDefault="00000000" w:rsidRPr="00000000" w14:paraId="0000094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8"/>
      </w:sdtPr>
      <w:sdtContent>
        <w:p w:rsidR="00000000" w:rsidDel="00000000" w:rsidP="00000000" w:rsidRDefault="00000000" w:rsidRPr="00000000" w14:paraId="0000094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+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59"/>
      </w:sdtPr>
      <w:sdtContent>
        <w:p w:rsidR="00000000" w:rsidDel="00000000" w:rsidP="00000000" w:rsidRDefault="00000000" w:rsidRPr="00000000" w14:paraId="0000094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0"/>
      </w:sdtPr>
      <w:sdtContent>
        <w:p w:rsidR="00000000" w:rsidDel="00000000" w:rsidP="00000000" w:rsidRDefault="00000000" w:rsidRPr="00000000" w14:paraId="0000094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1"/>
      </w:sdtPr>
      <w:sdtContent>
        <w:p w:rsidR="00000000" w:rsidDel="00000000" w:rsidP="00000000" w:rsidRDefault="00000000" w:rsidRPr="00000000" w14:paraId="0000094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2"/>
      </w:sdtPr>
      <w:sdtContent>
        <w:p w:rsidR="00000000" w:rsidDel="00000000" w:rsidP="00000000" w:rsidRDefault="00000000" w:rsidRPr="00000000" w14:paraId="0000094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3"/>
      </w:sdtPr>
      <w:sdtContent>
        <w:p w:rsidR="00000000" w:rsidDel="00000000" w:rsidP="00000000" w:rsidRDefault="00000000" w:rsidRPr="00000000" w14:paraId="0000094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4"/>
      </w:sdtPr>
      <w:sdtContent>
        <w:p w:rsidR="00000000" w:rsidDel="00000000" w:rsidP="00000000" w:rsidRDefault="00000000" w:rsidRPr="00000000" w14:paraId="0000094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5"/>
      </w:sdtPr>
      <w:sdtContent>
        <w:p w:rsidR="00000000" w:rsidDel="00000000" w:rsidP="00000000" w:rsidRDefault="00000000" w:rsidRPr="00000000" w14:paraId="0000095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6"/>
      </w:sdtPr>
      <w:sdtContent>
        <w:p w:rsidR="00000000" w:rsidDel="00000000" w:rsidP="00000000" w:rsidRDefault="00000000" w:rsidRPr="00000000" w14:paraId="0000095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7"/>
      </w:sdtPr>
      <w:sdtContent>
        <w:p w:rsidR="00000000" w:rsidDel="00000000" w:rsidP="00000000" w:rsidRDefault="00000000" w:rsidRPr="00000000" w14:paraId="0000095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+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8"/>
      </w:sdtPr>
      <w:sdtContent>
        <w:p w:rsidR="00000000" w:rsidDel="00000000" w:rsidP="00000000" w:rsidRDefault="00000000" w:rsidRPr="00000000" w14:paraId="0000095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69"/>
      </w:sdtPr>
      <w:sdtContent>
        <w:p w:rsidR="00000000" w:rsidDel="00000000" w:rsidP="00000000" w:rsidRDefault="00000000" w:rsidRPr="00000000" w14:paraId="0000095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0"/>
      </w:sdtPr>
      <w:sdtContent>
        <w:p w:rsidR="00000000" w:rsidDel="00000000" w:rsidP="00000000" w:rsidRDefault="00000000" w:rsidRPr="00000000" w14:paraId="0000095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1"/>
      </w:sdtPr>
      <w:sdtContent>
        <w:p w:rsidR="00000000" w:rsidDel="00000000" w:rsidP="00000000" w:rsidRDefault="00000000" w:rsidRPr="00000000" w14:paraId="0000095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2"/>
      </w:sdtPr>
      <w:sdtContent>
        <w:p w:rsidR="00000000" w:rsidDel="00000000" w:rsidP="00000000" w:rsidRDefault="00000000" w:rsidRPr="00000000" w14:paraId="0000095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3"/>
      </w:sdtPr>
      <w:sdtContent>
        <w:p w:rsidR="00000000" w:rsidDel="00000000" w:rsidP="00000000" w:rsidRDefault="00000000" w:rsidRPr="00000000" w14:paraId="00000958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4"/>
      </w:sdtPr>
      <w:sdtContent>
        <w:p w:rsidR="00000000" w:rsidDel="00000000" w:rsidP="00000000" w:rsidRDefault="00000000" w:rsidRPr="00000000" w14:paraId="00000959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5"/>
      </w:sdtPr>
      <w:sdtContent>
        <w:p w:rsidR="00000000" w:rsidDel="00000000" w:rsidP="00000000" w:rsidRDefault="00000000" w:rsidRPr="00000000" w14:paraId="0000095A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6"/>
      </w:sdtPr>
      <w:sdtContent>
        <w:p w:rsidR="00000000" w:rsidDel="00000000" w:rsidP="00000000" w:rsidRDefault="00000000" w:rsidRPr="00000000" w14:paraId="0000095B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7"/>
      </w:sdtPr>
      <w:sdtContent>
        <w:p w:rsidR="00000000" w:rsidDel="00000000" w:rsidP="00000000" w:rsidRDefault="00000000" w:rsidRPr="00000000" w14:paraId="0000095C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8"/>
      </w:sdtPr>
      <w:sdtContent>
        <w:p w:rsidR="00000000" w:rsidDel="00000000" w:rsidP="00000000" w:rsidRDefault="00000000" w:rsidRPr="00000000" w14:paraId="0000095D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79"/>
      </w:sdtPr>
      <w:sdtContent>
        <w:p w:rsidR="00000000" w:rsidDel="00000000" w:rsidP="00000000" w:rsidRDefault="00000000" w:rsidRPr="00000000" w14:paraId="0000095E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1   2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0"/>
      </w:sdtPr>
      <w:sdtContent>
        <w:p w:rsidR="00000000" w:rsidDel="00000000" w:rsidP="00000000" w:rsidRDefault="00000000" w:rsidRPr="00000000" w14:paraId="0000095F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581"/>
      </w:sdtPr>
      <w:sdtContent>
        <w:p w:rsidR="00000000" w:rsidDel="00000000" w:rsidP="00000000" w:rsidRDefault="00000000" w:rsidRPr="00000000" w14:paraId="00000960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2"/>
      </w:sdtPr>
      <w:sdtContent>
        <w:p w:rsidR="00000000" w:rsidDel="00000000" w:rsidP="00000000" w:rsidRDefault="00000000" w:rsidRPr="00000000" w14:paraId="00000961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&lt;math.h&gt;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3"/>
      </w:sdtPr>
      <w:sdtContent>
        <w:p w:rsidR="00000000" w:rsidDel="00000000" w:rsidP="00000000" w:rsidRDefault="00000000" w:rsidRPr="00000000" w14:paraId="00000962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584"/>
      </w:sdtPr>
      <w:sdtContent>
        <w:p w:rsidR="00000000" w:rsidDel="00000000" w:rsidP="00000000" w:rsidRDefault="00000000" w:rsidRPr="00000000" w14:paraId="00000963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void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tamGiacThuong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h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5"/>
      </w:sdtPr>
      <w:sdtContent>
        <w:p w:rsidR="00000000" w:rsidDel="00000000" w:rsidP="00000000" w:rsidRDefault="00000000" w:rsidRPr="00000000" w14:paraId="00000964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6"/>
      </w:sdtPr>
      <w:sdtContent>
        <w:p w:rsidR="00000000" w:rsidDel="00000000" w:rsidP="00000000" w:rsidRDefault="00000000" w:rsidRPr="00000000" w14:paraId="00000965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h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7"/>
      </w:sdtPr>
      <w:sdtContent>
        <w:p w:rsidR="00000000" w:rsidDel="00000000" w:rsidP="00000000" w:rsidRDefault="00000000" w:rsidRPr="00000000" w14:paraId="00000966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8"/>
      </w:sdtPr>
      <w:sdtContent>
        <w:p w:rsidR="00000000" w:rsidDel="00000000" w:rsidP="00000000" w:rsidRDefault="00000000" w:rsidRPr="00000000" w14:paraId="00000967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h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89"/>
      </w:sdtPr>
      <w:sdtContent>
        <w:p w:rsidR="00000000" w:rsidDel="00000000" w:rsidP="00000000" w:rsidRDefault="00000000" w:rsidRPr="00000000" w14:paraId="00000968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0"/>
      </w:sdtPr>
      <w:sdtContent>
        <w:p w:rsidR="00000000" w:rsidDel="00000000" w:rsidP="00000000" w:rsidRDefault="00000000" w:rsidRPr="00000000" w14:paraId="00000969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abs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h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1"/>
      </w:sdtPr>
      <w:sdtContent>
        <w:p w:rsidR="00000000" w:rsidDel="00000000" w:rsidP="00000000" w:rsidRDefault="00000000" w:rsidRPr="00000000" w14:paraId="0000096A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2"/>
      </w:sdtPr>
      <w:sdtContent>
        <w:p w:rsidR="00000000" w:rsidDel="00000000" w:rsidP="00000000" w:rsidRDefault="00000000" w:rsidRPr="00000000" w14:paraId="0000096B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"%3d"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abs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h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3"/>
      </w:sdtPr>
      <w:sdtContent>
        <w:p w:rsidR="00000000" w:rsidDel="00000000" w:rsidP="00000000" w:rsidRDefault="00000000" w:rsidRPr="00000000" w14:paraId="0000096C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4"/>
      </w:sdtPr>
      <w:sdtContent>
        <w:p w:rsidR="00000000" w:rsidDel="00000000" w:rsidP="00000000" w:rsidRDefault="00000000" w:rsidRPr="00000000" w14:paraId="0000096D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5"/>
      </w:sdtPr>
      <w:sdtContent>
        <w:p w:rsidR="00000000" w:rsidDel="00000000" w:rsidP="00000000" w:rsidRDefault="00000000" w:rsidRPr="00000000" w14:paraId="0000096E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6"/>
      </w:sdtPr>
      <w:sdtContent>
        <w:p w:rsidR="00000000" w:rsidDel="00000000" w:rsidP="00000000" w:rsidRDefault="00000000" w:rsidRPr="00000000" w14:paraId="0000096F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7"/>
      </w:sdtPr>
      <w:sdtContent>
        <w:p w:rsidR="00000000" w:rsidDel="00000000" w:rsidP="00000000" w:rsidRDefault="00000000" w:rsidRPr="00000000" w14:paraId="00000970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8"/>
      </w:sdtPr>
      <w:sdtContent>
        <w:p w:rsidR="00000000" w:rsidDel="00000000" w:rsidP="00000000" w:rsidRDefault="00000000" w:rsidRPr="00000000" w14:paraId="00000971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599"/>
      </w:sdtPr>
      <w:sdtContent>
        <w:p w:rsidR="00000000" w:rsidDel="00000000" w:rsidP="00000000" w:rsidRDefault="00000000" w:rsidRPr="00000000" w14:paraId="00000972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0"/>
      </w:sdtPr>
      <w:sdtContent>
        <w:p w:rsidR="00000000" w:rsidDel="00000000" w:rsidP="00000000" w:rsidRDefault="00000000" w:rsidRPr="00000000" w14:paraId="00000973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1"/>
      </w:sdtPr>
      <w:sdtContent>
        <w:p w:rsidR="00000000" w:rsidDel="00000000" w:rsidP="00000000" w:rsidRDefault="00000000" w:rsidRPr="00000000" w14:paraId="00000974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2"/>
      </w:sdtPr>
      <w:sdtContent>
        <w:p w:rsidR="00000000" w:rsidDel="00000000" w:rsidP="00000000" w:rsidRDefault="00000000" w:rsidRPr="00000000" w14:paraId="00000975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603"/>
      </w:sdtPr>
      <w:sdtContent>
        <w:p w:rsidR="00000000" w:rsidDel="00000000" w:rsidP="00000000" w:rsidRDefault="00000000" w:rsidRPr="00000000" w14:paraId="00000976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4"/>
      </w:sdtPr>
      <w:sdtContent>
        <w:p w:rsidR="00000000" w:rsidDel="00000000" w:rsidP="00000000" w:rsidRDefault="00000000" w:rsidRPr="00000000" w14:paraId="00000977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5"/>
      </w:sdtPr>
      <w:sdtContent>
        <w:p w:rsidR="00000000" w:rsidDel="00000000" w:rsidP="00000000" w:rsidRDefault="00000000" w:rsidRPr="00000000" w14:paraId="00000978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h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6"/>
      </w:sdtPr>
      <w:sdtContent>
        <w:p w:rsidR="00000000" w:rsidDel="00000000" w:rsidP="00000000" w:rsidRDefault="00000000" w:rsidRPr="00000000" w14:paraId="00000979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h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7"/>
      </w:sdtPr>
      <w:sdtContent>
        <w:p w:rsidR="00000000" w:rsidDel="00000000" w:rsidP="00000000" w:rsidRDefault="00000000" w:rsidRPr="00000000" w14:paraId="0000097A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tamGiacThuong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h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8"/>
      </w:sdtPr>
      <w:sdtContent>
        <w:p w:rsidR="00000000" w:rsidDel="00000000" w:rsidP="00000000" w:rsidRDefault="00000000" w:rsidRPr="00000000" w14:paraId="0000097B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09"/>
      </w:sdtPr>
      <w:sdtContent>
        <w:p w:rsidR="00000000" w:rsidDel="00000000" w:rsidP="00000000" w:rsidRDefault="00000000" w:rsidRPr="00000000" w14:paraId="0000097C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</w:p>
      </w:sdtContent>
    </w:sdt>
    <w:sdt>
      <w:sdtPr>
        <w:tag w:val="goog_rdk_4610"/>
      </w:sdtPr>
      <w:sdtContent>
        <w:p w:rsidR="00000000" w:rsidDel="00000000" w:rsidP="00000000" w:rsidRDefault="00000000" w:rsidRPr="00000000" w14:paraId="0000097D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1"/>
      </w:sdtPr>
      <w:sdtContent>
        <w:p w:rsidR="00000000" w:rsidDel="00000000" w:rsidP="00000000" w:rsidRDefault="00000000" w:rsidRPr="00000000" w14:paraId="0000097E">
          <w:pPr>
            <w:keepNext w:val="0"/>
            <w:keepLines w:val="0"/>
            <w:pageBreakBefore w:val="0"/>
            <w:widowControl w:val="1"/>
            <w:pBdr>
              <w:top w:color="888888" w:space="0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0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2"/>
      </w:sdtPr>
      <w:sdtContent>
        <w:p w:rsidR="00000000" w:rsidDel="00000000" w:rsidP="00000000" w:rsidRDefault="00000000" w:rsidRPr="00000000" w14:paraId="0000097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00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Enter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the number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of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rows5</w:t>
          </w:r>
        </w:p>
      </w:sdtContent>
    </w:sdt>
    <w:sdt>
      <w:sdtPr>
        <w:tag w:val="goog_rdk_4613"/>
      </w:sdtPr>
      <w:sdtContent>
        <w:p w:rsidR="00000000" w:rsidDel="00000000" w:rsidP="00000000" w:rsidRDefault="00000000" w:rsidRPr="00000000" w14:paraId="0000098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4"/>
      </w:sdtPr>
      <w:sdtContent>
        <w:p w:rsidR="00000000" w:rsidDel="00000000" w:rsidP="00000000" w:rsidRDefault="00000000" w:rsidRPr="00000000" w14:paraId="0000098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5"/>
      </w:sdtPr>
      <w:sdtContent>
        <w:p w:rsidR="00000000" w:rsidDel="00000000" w:rsidP="00000000" w:rsidRDefault="00000000" w:rsidRPr="00000000" w14:paraId="0000098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6"/>
      </w:sdtPr>
      <w:sdtContent>
        <w:p w:rsidR="00000000" w:rsidDel="00000000" w:rsidP="00000000" w:rsidRDefault="00000000" w:rsidRPr="00000000" w14:paraId="0000098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7"/>
      </w:sdtPr>
      <w:sdtContent>
        <w:p w:rsidR="00000000" w:rsidDel="00000000" w:rsidP="00000000" w:rsidRDefault="00000000" w:rsidRPr="00000000" w14:paraId="0000098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8"/>
      </w:sdtPr>
      <w:sdtContent>
        <w:p w:rsidR="00000000" w:rsidDel="00000000" w:rsidP="00000000" w:rsidRDefault="00000000" w:rsidRPr="00000000" w14:paraId="0000098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19"/>
      </w:sdtPr>
      <w:sdtContent>
        <w:p w:rsidR="00000000" w:rsidDel="00000000" w:rsidP="00000000" w:rsidRDefault="00000000" w:rsidRPr="00000000" w14:paraId="0000098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&lt;stdlib.h&gt;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0"/>
      </w:sdtPr>
      <w:sdtContent>
        <w:p w:rsidR="00000000" w:rsidDel="00000000" w:rsidP="00000000" w:rsidRDefault="00000000" w:rsidRPr="00000000" w14:paraId="0000098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1"/>
      </w:sdtPr>
      <w:sdtContent>
        <w:p w:rsidR="00000000" w:rsidDel="00000000" w:rsidP="00000000" w:rsidRDefault="00000000" w:rsidRPr="00000000" w14:paraId="0000098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</w:p>
      </w:sdtContent>
    </w:sdt>
    <w:sdt>
      <w:sdtPr>
        <w:tag w:val="goog_rdk_4622"/>
      </w:sdtPr>
      <w:sdtContent>
        <w:p w:rsidR="00000000" w:rsidDel="00000000" w:rsidP="00000000" w:rsidRDefault="00000000" w:rsidRPr="00000000" w14:paraId="0000098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3"/>
      </w:sdtPr>
      <w:sdtContent>
        <w:p w:rsidR="00000000" w:rsidDel="00000000" w:rsidP="00000000" w:rsidRDefault="00000000" w:rsidRPr="00000000" w14:paraId="0000098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</w:t>
            <w:tab/>
            <w:t xml:space="preserve">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4"/>
      </w:sdtPr>
      <w:sdtContent>
        <w:p w:rsidR="00000000" w:rsidDel="00000000" w:rsidP="00000000" w:rsidRDefault="00000000" w:rsidRPr="00000000" w14:paraId="0000098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ab/>
            <w:t xml:space="preserve">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//taking numer of rows from user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5"/>
      </w:sdtPr>
      <w:sdtContent>
        <w:p w:rsidR="00000000" w:rsidDel="00000000" w:rsidP="00000000" w:rsidRDefault="00000000" w:rsidRPr="00000000" w14:paraId="0000098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</w:p>
      </w:sdtContent>
    </w:sdt>
    <w:sdt>
      <w:sdtPr>
        <w:tag w:val="goog_rdk_4626"/>
      </w:sdtPr>
      <w:sdtContent>
        <w:p w:rsidR="00000000" w:rsidDel="00000000" w:rsidP="00000000" w:rsidRDefault="00000000" w:rsidRPr="00000000" w14:paraId="0000098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--){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7"/>
      </w:sdtPr>
      <w:sdtContent>
        <w:p w:rsidR="00000000" w:rsidDel="00000000" w:rsidP="00000000" w:rsidRDefault="00000000" w:rsidRPr="00000000" w14:paraId="0000098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//outer for loop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8"/>
      </w:sdtPr>
      <w:sdtContent>
        <w:p w:rsidR="00000000" w:rsidDel="00000000" w:rsidP="00000000" w:rsidRDefault="00000000" w:rsidRPr="00000000" w14:paraId="0000098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29"/>
      </w:sdtPr>
      <w:sdtContent>
        <w:p w:rsidR="00000000" w:rsidDel="00000000" w:rsidP="00000000" w:rsidRDefault="00000000" w:rsidRPr="00000000" w14:paraId="0000099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  <w:tab/>
            <w:t xml:space="preserve">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0"/>
      </w:sdtPr>
      <w:sdtContent>
        <w:p w:rsidR="00000000" w:rsidDel="00000000" w:rsidP="00000000" w:rsidRDefault="00000000" w:rsidRPr="00000000" w14:paraId="0000099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  <w:tab/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1"/>
      </w:sdtPr>
      <w:sdtContent>
        <w:p w:rsidR="00000000" w:rsidDel="00000000" w:rsidP="00000000" w:rsidRDefault="00000000" w:rsidRPr="00000000" w14:paraId="0000099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  <w:tab/>
            <w:tab/>
            <w:t xml:space="preserve">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2"/>
      </w:sdtPr>
      <w:sdtContent>
        <w:p w:rsidR="00000000" w:rsidDel="00000000" w:rsidP="00000000" w:rsidRDefault="00000000" w:rsidRPr="00000000" w14:paraId="0000099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  <w:tab/>
            <w:tab/>
          </w:r>
        </w:p>
      </w:sdtContent>
    </w:sdt>
    <w:sdt>
      <w:sdtPr>
        <w:tag w:val="goog_rdk_4633"/>
      </w:sdtPr>
      <w:sdtContent>
        <w:p w:rsidR="00000000" w:rsidDel="00000000" w:rsidP="00000000" w:rsidRDefault="00000000" w:rsidRPr="00000000" w14:paraId="0000099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</w:t>
            <w:tab/>
            <w:tab/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--)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4"/>
      </w:sdtPr>
      <w:sdtContent>
        <w:p w:rsidR="00000000" w:rsidDel="00000000" w:rsidP="00000000" w:rsidRDefault="00000000" w:rsidRPr="00000000" w14:paraId="0000099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  <w:tab/>
            <w:tab/>
            <w:tab/>
            <w:t xml:space="preserve">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5"/>
      </w:sdtPr>
      <w:sdtContent>
        <w:p w:rsidR="00000000" w:rsidDel="00000000" w:rsidP="00000000" w:rsidRDefault="00000000" w:rsidRPr="00000000" w14:paraId="0000099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ab/>
            <w:t xml:space="preserve">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6"/>
      </w:sdtPr>
      <w:sdtContent>
        <w:p w:rsidR="00000000" w:rsidDel="00000000" w:rsidP="00000000" w:rsidRDefault="00000000" w:rsidRPr="00000000" w14:paraId="0000099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space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7"/>
      </w:sdtPr>
      <w:sdtContent>
        <w:p w:rsidR="00000000" w:rsidDel="00000000" w:rsidP="00000000" w:rsidRDefault="00000000" w:rsidRPr="00000000" w14:paraId="0000099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8"/>
      </w:sdtPr>
      <w:sdtContent>
        <w:p w:rsidR="00000000" w:rsidDel="00000000" w:rsidP="00000000" w:rsidRDefault="00000000" w:rsidRPr="00000000" w14:paraId="0000099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getch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39"/>
      </w:sdtPr>
      <w:sdtContent>
        <w:p w:rsidR="00000000" w:rsidDel="00000000" w:rsidP="00000000" w:rsidRDefault="00000000" w:rsidRPr="00000000" w14:paraId="0000099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0"/>
      </w:sdtPr>
      <w:sdtContent>
        <w:p w:rsidR="00000000" w:rsidDel="00000000" w:rsidP="00000000" w:rsidRDefault="00000000" w:rsidRPr="00000000" w14:paraId="0000099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1"/>
      </w:sdtPr>
      <w:sdtContent>
        <w:p w:rsidR="00000000" w:rsidDel="00000000" w:rsidP="00000000" w:rsidRDefault="00000000" w:rsidRPr="00000000" w14:paraId="0000099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2"/>
      </w:sdtPr>
      <w:sdtContent>
        <w:p w:rsidR="00000000" w:rsidDel="00000000" w:rsidP="00000000" w:rsidRDefault="00000000" w:rsidRPr="00000000" w14:paraId="0000099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3"/>
      </w:sdtPr>
      <w:sdtContent>
        <w:p w:rsidR="00000000" w:rsidDel="00000000" w:rsidP="00000000" w:rsidRDefault="00000000" w:rsidRPr="00000000" w14:paraId="0000099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4"/>
      </w:sdtPr>
      <w:sdtContent>
        <w:p w:rsidR="00000000" w:rsidDel="00000000" w:rsidP="00000000" w:rsidRDefault="00000000" w:rsidRPr="00000000" w14:paraId="0000099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5"/>
      </w:sdtPr>
      <w:sdtContent>
        <w:p w:rsidR="00000000" w:rsidDel="00000000" w:rsidP="00000000" w:rsidRDefault="00000000" w:rsidRPr="00000000" w14:paraId="000009A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6"/>
      </w:sdtPr>
      <w:sdtContent>
        <w:p w:rsidR="00000000" w:rsidDel="00000000" w:rsidP="00000000" w:rsidRDefault="00000000" w:rsidRPr="00000000" w14:paraId="000009A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7"/>
      </w:sdtPr>
      <w:sdtContent>
        <w:p w:rsidR="00000000" w:rsidDel="00000000" w:rsidP="00000000" w:rsidRDefault="00000000" w:rsidRPr="00000000" w14:paraId="000009A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8"/>
      </w:sdtPr>
      <w:sdtContent>
        <w:p w:rsidR="00000000" w:rsidDel="00000000" w:rsidP="00000000" w:rsidRDefault="00000000" w:rsidRPr="00000000" w14:paraId="000009A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49"/>
      </w:sdtPr>
      <w:sdtContent>
        <w:p w:rsidR="00000000" w:rsidDel="00000000" w:rsidP="00000000" w:rsidRDefault="00000000" w:rsidRPr="00000000" w14:paraId="000009A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  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0"/>
      </w:sdtPr>
      <w:sdtContent>
        <w:p w:rsidR="00000000" w:rsidDel="00000000" w:rsidP="00000000" w:rsidRDefault="00000000" w:rsidRPr="00000000" w14:paraId="000009A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********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1"/>
      </w:sdtPr>
      <w:sdtContent>
        <w:p w:rsidR="00000000" w:rsidDel="00000000" w:rsidP="00000000" w:rsidRDefault="00000000" w:rsidRPr="00000000" w14:paraId="000009A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2"/>
      </w:sdtPr>
      <w:sdtContent>
        <w:p w:rsidR="00000000" w:rsidDel="00000000" w:rsidP="00000000" w:rsidRDefault="00000000" w:rsidRPr="00000000" w14:paraId="000009A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3"/>
      </w:sdtPr>
      <w:sdtContent>
        <w:p w:rsidR="00000000" w:rsidDel="00000000" w:rsidP="00000000" w:rsidRDefault="00000000" w:rsidRPr="00000000" w14:paraId="000009A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654"/>
      </w:sdtPr>
      <w:sdtContent>
        <w:p w:rsidR="00000000" w:rsidDel="00000000" w:rsidP="00000000" w:rsidRDefault="00000000" w:rsidRPr="00000000" w14:paraId="000009A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5"/>
      </w:sdtPr>
      <w:sdtContent>
        <w:p w:rsidR="00000000" w:rsidDel="00000000" w:rsidP="00000000" w:rsidRDefault="00000000" w:rsidRPr="00000000" w14:paraId="000009A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6"/>
      </w:sdtPr>
      <w:sdtContent>
        <w:p w:rsidR="00000000" w:rsidDel="00000000" w:rsidP="00000000" w:rsidRDefault="00000000" w:rsidRPr="00000000" w14:paraId="000009A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7"/>
      </w:sdtPr>
      <w:sdtContent>
        <w:p w:rsidR="00000000" w:rsidDel="00000000" w:rsidP="00000000" w:rsidRDefault="00000000" w:rsidRPr="00000000" w14:paraId="000009A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8"/>
      </w:sdtPr>
      <w:sdtContent>
        <w:p w:rsidR="00000000" w:rsidDel="00000000" w:rsidP="00000000" w:rsidRDefault="00000000" w:rsidRPr="00000000" w14:paraId="000009A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59"/>
      </w:sdtPr>
      <w:sdtContent>
        <w:p w:rsidR="00000000" w:rsidDel="00000000" w:rsidP="00000000" w:rsidRDefault="00000000" w:rsidRPr="00000000" w14:paraId="000009A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0"/>
      </w:sdtPr>
      <w:sdtContent>
        <w:p w:rsidR="00000000" w:rsidDel="00000000" w:rsidP="00000000" w:rsidRDefault="00000000" w:rsidRPr="00000000" w14:paraId="000009A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1"/>
      </w:sdtPr>
      <w:sdtContent>
        <w:p w:rsidR="00000000" w:rsidDel="00000000" w:rsidP="00000000" w:rsidRDefault="00000000" w:rsidRPr="00000000" w14:paraId="000009B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2"/>
      </w:sdtPr>
      <w:sdtContent>
        <w:p w:rsidR="00000000" w:rsidDel="00000000" w:rsidP="00000000" w:rsidRDefault="00000000" w:rsidRPr="00000000" w14:paraId="000009B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3"/>
      </w:sdtPr>
      <w:sdtContent>
        <w:p w:rsidR="00000000" w:rsidDel="00000000" w:rsidP="00000000" w:rsidRDefault="00000000" w:rsidRPr="00000000" w14:paraId="000009B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n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||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4"/>
      </w:sdtPr>
      <w:sdtContent>
        <w:p w:rsidR="00000000" w:rsidDel="00000000" w:rsidP="00000000" w:rsidRDefault="00000000" w:rsidRPr="00000000" w14:paraId="000009B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"*"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5"/>
      </w:sdtPr>
      <w:sdtContent>
        <w:p w:rsidR="00000000" w:rsidDel="00000000" w:rsidP="00000000" w:rsidRDefault="00000000" w:rsidRPr="00000000" w14:paraId="000009B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else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6"/>
      </w:sdtPr>
      <w:sdtContent>
        <w:p w:rsidR="00000000" w:rsidDel="00000000" w:rsidP="00000000" w:rsidRDefault="00000000" w:rsidRPr="00000000" w14:paraId="000009B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7"/>
      </w:sdtPr>
      <w:sdtContent>
        <w:p w:rsidR="00000000" w:rsidDel="00000000" w:rsidP="00000000" w:rsidRDefault="00000000" w:rsidRPr="00000000" w14:paraId="000009B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8"/>
      </w:sdtPr>
      <w:sdtContent>
        <w:p w:rsidR="00000000" w:rsidDel="00000000" w:rsidP="00000000" w:rsidRDefault="00000000" w:rsidRPr="00000000" w14:paraId="000009B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69"/>
      </w:sdtPr>
      <w:sdtContent>
        <w:p w:rsidR="00000000" w:rsidDel="00000000" w:rsidP="00000000" w:rsidRDefault="00000000" w:rsidRPr="00000000" w14:paraId="000009B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0"/>
      </w:sdtPr>
      <w:sdtContent>
        <w:p w:rsidR="00000000" w:rsidDel="00000000" w:rsidP="00000000" w:rsidRDefault="00000000" w:rsidRPr="00000000" w14:paraId="000009B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1"/>
      </w:sdtPr>
      <w:sdtContent>
        <w:p w:rsidR="00000000" w:rsidDel="00000000" w:rsidP="00000000" w:rsidRDefault="00000000" w:rsidRPr="00000000" w14:paraId="000009BA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2"/>
      </w:sdtPr>
      <w:sdtContent>
        <w:p w:rsidR="00000000" w:rsidDel="00000000" w:rsidP="00000000" w:rsidRDefault="00000000" w:rsidRPr="00000000" w14:paraId="000009B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3"/>
      </w:sdtPr>
      <w:sdtContent>
        <w:p w:rsidR="00000000" w:rsidDel="00000000" w:rsidP="00000000" w:rsidRDefault="00000000" w:rsidRPr="00000000" w14:paraId="000009B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4"/>
      </w:sdtPr>
      <w:sdtContent>
        <w:p w:rsidR="00000000" w:rsidDel="00000000" w:rsidP="00000000" w:rsidRDefault="00000000" w:rsidRPr="00000000" w14:paraId="000009B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Enter the number of rows: 5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5"/>
      </w:sdtPr>
      <w:sdtContent>
        <w:p w:rsidR="00000000" w:rsidDel="00000000" w:rsidP="00000000" w:rsidRDefault="00000000" w:rsidRPr="00000000" w14:paraId="000009B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*  *           *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6"/>
      </w:sdtPr>
      <w:sdtContent>
        <w:p w:rsidR="00000000" w:rsidDel="00000000" w:rsidP="00000000" w:rsidRDefault="00000000" w:rsidRPr="00000000" w14:paraId="000009B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*  *  *  *     *  *  *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7"/>
      </w:sdtPr>
      <w:sdtContent>
        <w:p w:rsidR="00000000" w:rsidDel="00000000" w:rsidP="00000000" w:rsidRDefault="00000000" w:rsidRPr="00000000" w14:paraId="000009C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*  *  *  *  *  *  *  *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8"/>
      </w:sdtPr>
      <w:sdtContent>
        <w:p w:rsidR="00000000" w:rsidDel="00000000" w:rsidP="00000000" w:rsidRDefault="00000000" w:rsidRPr="00000000" w14:paraId="000009C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*  *  *  *  *  *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79"/>
      </w:sdtPr>
      <w:sdtContent>
        <w:p w:rsidR="00000000" w:rsidDel="00000000" w:rsidP="00000000" w:rsidRDefault="00000000" w:rsidRPr="00000000" w14:paraId="000009C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*  *  *  *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80"/>
      </w:sdtPr>
      <w:sdtContent>
        <w:p w:rsidR="00000000" w:rsidDel="00000000" w:rsidP="00000000" w:rsidRDefault="00000000" w:rsidRPr="00000000" w14:paraId="000009C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*  *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81"/>
      </w:sdtPr>
      <w:sdtContent>
        <w:p w:rsidR="00000000" w:rsidDel="00000000" w:rsidP="00000000" w:rsidRDefault="00000000" w:rsidRPr="00000000" w14:paraId="000009C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 *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82"/>
      </w:sdtPr>
      <w:sdtContent>
        <w:p w:rsidR="00000000" w:rsidDel="00000000" w:rsidP="00000000" w:rsidRDefault="00000000" w:rsidRPr="00000000" w14:paraId="000009C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83"/>
      </w:sdtPr>
      <w:sdtContent>
        <w:p w:rsidR="00000000" w:rsidDel="00000000" w:rsidP="00000000" w:rsidRDefault="00000000" w:rsidRPr="00000000" w14:paraId="000009C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84"/>
      </w:sdtPr>
      <w:sdtContent>
        <w:p w:rsidR="00000000" w:rsidDel="00000000" w:rsidP="00000000" w:rsidRDefault="00000000" w:rsidRPr="00000000" w14:paraId="000009C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685"/>
      </w:sdtPr>
      <w:sdtContent>
        <w:p w:rsidR="00000000" w:rsidDel="00000000" w:rsidP="00000000" w:rsidRDefault="00000000" w:rsidRPr="00000000" w14:paraId="000009C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#include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&lt;stdio.h&gt;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86"/>
      </w:sdtPr>
      <w:sdtContent>
        <w:p w:rsidR="00000000" w:rsidDel="00000000" w:rsidP="00000000" w:rsidRDefault="00000000" w:rsidRPr="00000000" w14:paraId="000009C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687"/>
      </w:sdtPr>
      <w:sdtContent>
        <w:p w:rsidR="00000000" w:rsidDel="00000000" w:rsidP="00000000" w:rsidRDefault="00000000" w:rsidRPr="00000000" w14:paraId="000009C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main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88"/>
      </w:sdtPr>
      <w:sdtContent>
        <w:p w:rsidR="00000000" w:rsidDel="00000000" w:rsidP="00000000" w:rsidRDefault="00000000" w:rsidRPr="00000000" w14:paraId="000009C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89"/>
      </w:sdtPr>
      <w:sdtContent>
        <w:p w:rsidR="00000000" w:rsidDel="00000000" w:rsidP="00000000" w:rsidRDefault="00000000" w:rsidRPr="00000000" w14:paraId="000009C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int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0"/>
      </w:sdtPr>
      <w:sdtContent>
        <w:p w:rsidR="00000000" w:rsidDel="00000000" w:rsidP="00000000" w:rsidRDefault="00000000" w:rsidRPr="00000000" w14:paraId="000009C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691"/>
      </w:sdtPr>
      <w:sdtContent>
        <w:p w:rsidR="00000000" w:rsidDel="00000000" w:rsidP="00000000" w:rsidRDefault="00000000" w:rsidRPr="00000000" w14:paraId="000009C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"Enter the number of rows: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2"/>
      </w:sdtPr>
      <w:sdtContent>
        <w:p w:rsidR="00000000" w:rsidDel="00000000" w:rsidP="00000000" w:rsidRDefault="00000000" w:rsidRPr="00000000" w14:paraId="000009C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scanf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"%d"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,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&amp;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3"/>
      </w:sdtPr>
      <w:sdtContent>
        <w:p w:rsidR="00000000" w:rsidDel="00000000" w:rsidP="00000000" w:rsidRDefault="00000000" w:rsidRPr="00000000" w14:paraId="000009D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top semi circular shapes of heart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4"/>
      </w:sdtPr>
      <w:sdtContent>
        <w:p w:rsidR="00000000" w:rsidDel="00000000" w:rsidP="00000000" w:rsidRDefault="00000000" w:rsidRPr="00000000" w14:paraId="000009D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5"/>
      </w:sdtPr>
      <w:sdtContent>
        <w:p w:rsidR="00000000" w:rsidDel="00000000" w:rsidP="00000000" w:rsidRDefault="00000000" w:rsidRPr="00000000" w14:paraId="000009D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6"/>
      </w:sdtPr>
      <w:sdtContent>
        <w:p w:rsidR="00000000" w:rsidDel="00000000" w:rsidP="00000000" w:rsidRDefault="00000000" w:rsidRPr="00000000" w14:paraId="000009D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Spaces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7"/>
      </w:sdtPr>
      <w:sdtContent>
        <w:p w:rsidR="00000000" w:rsidDel="00000000" w:rsidP="00000000" w:rsidRDefault="00000000" w:rsidRPr="00000000" w14:paraId="000009D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8"/>
      </w:sdtPr>
      <w:sdtContent>
        <w:p w:rsidR="00000000" w:rsidDel="00000000" w:rsidP="00000000" w:rsidRDefault="00000000" w:rsidRPr="00000000" w14:paraId="000009D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699"/>
      </w:sdtPr>
      <w:sdtContent>
        <w:p w:rsidR="00000000" w:rsidDel="00000000" w:rsidP="00000000" w:rsidRDefault="00000000" w:rsidRPr="00000000" w14:paraId="000009D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0"/>
      </w:sdtPr>
      <w:sdtContent>
        <w:p w:rsidR="00000000" w:rsidDel="00000000" w:rsidP="00000000" w:rsidRDefault="00000000" w:rsidRPr="00000000" w14:paraId="000009D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1"/>
      </w:sdtPr>
      <w:sdtContent>
        <w:p w:rsidR="00000000" w:rsidDel="00000000" w:rsidP="00000000" w:rsidRDefault="00000000" w:rsidRPr="00000000" w14:paraId="000009D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stars for left semi circle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2"/>
      </w:sdtPr>
      <w:sdtContent>
        <w:p w:rsidR="00000000" w:rsidDel="00000000" w:rsidP="00000000" w:rsidRDefault="00000000" w:rsidRPr="00000000" w14:paraId="000009D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3"/>
      </w:sdtPr>
      <w:sdtContent>
        <w:p w:rsidR="00000000" w:rsidDel="00000000" w:rsidP="00000000" w:rsidRDefault="00000000" w:rsidRPr="00000000" w14:paraId="000009D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4"/>
      </w:sdtPr>
      <w:sdtContent>
        <w:p w:rsidR="00000000" w:rsidDel="00000000" w:rsidP="00000000" w:rsidRDefault="00000000" w:rsidRPr="00000000" w14:paraId="000009D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5"/>
      </w:sdtPr>
      <w:sdtContent>
        <w:p w:rsidR="00000000" w:rsidDel="00000000" w:rsidP="00000000" w:rsidRDefault="00000000" w:rsidRPr="00000000" w14:paraId="000009D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6"/>
      </w:sdtPr>
      <w:sdtContent>
        <w:p w:rsidR="00000000" w:rsidDel="00000000" w:rsidP="00000000" w:rsidRDefault="00000000" w:rsidRPr="00000000" w14:paraId="000009D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Spaces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7"/>
      </w:sdtPr>
      <w:sdtContent>
        <w:p w:rsidR="00000000" w:rsidDel="00000000" w:rsidP="00000000" w:rsidRDefault="00000000" w:rsidRPr="00000000" w14:paraId="000009D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8"/>
      </w:sdtPr>
      <w:sdtContent>
        <w:p w:rsidR="00000000" w:rsidDel="00000000" w:rsidP="00000000" w:rsidRDefault="00000000" w:rsidRPr="00000000" w14:paraId="000009D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09"/>
      </w:sdtPr>
      <w:sdtContent>
        <w:p w:rsidR="00000000" w:rsidDel="00000000" w:rsidP="00000000" w:rsidRDefault="00000000" w:rsidRPr="00000000" w14:paraId="000009E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0"/>
      </w:sdtPr>
      <w:sdtContent>
        <w:p w:rsidR="00000000" w:rsidDel="00000000" w:rsidP="00000000" w:rsidRDefault="00000000" w:rsidRPr="00000000" w14:paraId="000009E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1"/>
      </w:sdtPr>
      <w:sdtContent>
        <w:p w:rsidR="00000000" w:rsidDel="00000000" w:rsidP="00000000" w:rsidRDefault="00000000" w:rsidRPr="00000000" w14:paraId="000009E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stars for right semi circle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2"/>
      </w:sdtPr>
      <w:sdtContent>
        <w:p w:rsidR="00000000" w:rsidDel="00000000" w:rsidP="00000000" w:rsidRDefault="00000000" w:rsidRPr="00000000" w14:paraId="000009E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3"/>
      </w:sdtPr>
      <w:sdtContent>
        <w:p w:rsidR="00000000" w:rsidDel="00000000" w:rsidP="00000000" w:rsidRDefault="00000000" w:rsidRPr="00000000" w14:paraId="000009E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4"/>
      </w:sdtPr>
      <w:sdtContent>
        <w:p w:rsidR="00000000" w:rsidDel="00000000" w:rsidP="00000000" w:rsidRDefault="00000000" w:rsidRPr="00000000" w14:paraId="000009E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5"/>
      </w:sdtPr>
      <w:sdtContent>
        <w:p w:rsidR="00000000" w:rsidDel="00000000" w:rsidP="00000000" w:rsidRDefault="00000000" w:rsidRPr="00000000" w14:paraId="000009E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6"/>
      </w:sdtPr>
      <w:sdtContent>
        <w:p w:rsidR="00000000" w:rsidDel="00000000" w:rsidP="00000000" w:rsidRDefault="00000000" w:rsidRPr="00000000" w14:paraId="000009E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move to next row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7"/>
      </w:sdtPr>
      <w:sdtContent>
        <w:p w:rsidR="00000000" w:rsidDel="00000000" w:rsidP="00000000" w:rsidRDefault="00000000" w:rsidRPr="00000000" w14:paraId="000009E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8"/>
      </w:sdtPr>
      <w:sdtContent>
        <w:p w:rsidR="00000000" w:rsidDel="00000000" w:rsidP="00000000" w:rsidRDefault="00000000" w:rsidRPr="00000000" w14:paraId="000009E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19"/>
      </w:sdtPr>
      <w:sdtContent>
        <w:p w:rsidR="00000000" w:rsidDel="00000000" w:rsidP="00000000" w:rsidRDefault="00000000" w:rsidRPr="00000000" w14:paraId="000009E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720"/>
      </w:sdtPr>
      <w:sdtContent>
        <w:p w:rsidR="00000000" w:rsidDel="00000000" w:rsidP="00000000" w:rsidRDefault="00000000" w:rsidRPr="00000000" w14:paraId="000009E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printing inverted start pyramid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1"/>
      </w:sdtPr>
      <w:sdtContent>
        <w:p w:rsidR="00000000" w:rsidDel="00000000" w:rsidP="00000000" w:rsidRDefault="00000000" w:rsidRPr="00000000" w14:paraId="000009EC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&gt;=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--)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2"/>
      </w:sdtPr>
      <w:sdtContent>
        <w:p w:rsidR="00000000" w:rsidDel="00000000" w:rsidP="00000000" w:rsidRDefault="00000000" w:rsidRPr="00000000" w14:paraId="000009ED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3"/>
      </w:sdtPr>
      <w:sdtContent>
        <w:p w:rsidR="00000000" w:rsidDel="00000000" w:rsidP="00000000" w:rsidRDefault="00000000" w:rsidRPr="00000000" w14:paraId="000009EE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i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rows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4"/>
      </w:sdtPr>
      <w:sdtContent>
        <w:p w:rsidR="00000000" w:rsidDel="00000000" w:rsidP="00000000" w:rsidRDefault="00000000" w:rsidRPr="00000000" w14:paraId="000009EF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5"/>
      </w:sdtPr>
      <w:sdtContent>
        <w:p w:rsidR="00000000" w:rsidDel="00000000" w:rsidP="00000000" w:rsidRDefault="00000000" w:rsidRPr="00000000" w14:paraId="000009F0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 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6"/>
      </w:sdtPr>
      <w:sdtContent>
        <w:p w:rsidR="00000000" w:rsidDel="00000000" w:rsidP="00000000" w:rsidRDefault="00000000" w:rsidRPr="00000000" w14:paraId="000009F1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7"/>
      </w:sdtPr>
      <w:sdtContent>
        <w:p w:rsidR="00000000" w:rsidDel="00000000" w:rsidP="00000000" w:rsidRDefault="00000000" w:rsidRPr="00000000" w14:paraId="000009F2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for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&lt;=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i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*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-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j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++)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8"/>
      </w:sdtPr>
      <w:sdtContent>
        <w:p w:rsidR="00000000" w:rsidDel="00000000" w:rsidP="00000000" w:rsidRDefault="00000000" w:rsidRPr="00000000" w14:paraId="000009F3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{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29"/>
      </w:sdtPr>
      <w:sdtContent>
        <w:p w:rsidR="00000000" w:rsidDel="00000000" w:rsidP="00000000" w:rsidRDefault="00000000" w:rsidRPr="00000000" w14:paraId="000009F4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 * 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0"/>
      </w:sdtPr>
      <w:sdtContent>
        <w:p w:rsidR="00000000" w:rsidDel="00000000" w:rsidP="00000000" w:rsidRDefault="00000000" w:rsidRPr="00000000" w14:paraId="000009F5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1"/>
      </w:sdtPr>
      <w:sdtContent>
        <w:p w:rsidR="00000000" w:rsidDel="00000000" w:rsidP="00000000" w:rsidRDefault="00000000" w:rsidRPr="00000000" w14:paraId="000009F6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88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/* move to next row */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2"/>
      </w:sdtPr>
      <w:sdtContent>
        <w:p w:rsidR="00000000" w:rsidDel="00000000" w:rsidP="00000000" w:rsidRDefault="00000000" w:rsidRPr="00000000" w14:paraId="000009F7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    printf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(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88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"\n"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);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3"/>
      </w:sdtPr>
      <w:sdtContent>
        <w:p w:rsidR="00000000" w:rsidDel="00000000" w:rsidP="00000000" w:rsidRDefault="00000000" w:rsidRPr="00000000" w14:paraId="000009F8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4"/>
      </w:sdtPr>
      <w:sdtContent>
        <w:p w:rsidR="00000000" w:rsidDel="00000000" w:rsidP="00000000" w:rsidRDefault="00000000" w:rsidRPr="00000000" w14:paraId="000009F9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 </w:t>
          </w:r>
        </w:p>
      </w:sdtContent>
    </w:sdt>
    <w:sdt>
      <w:sdtPr>
        <w:tag w:val="goog_rdk_4735"/>
      </w:sdtPr>
      <w:sdtContent>
        <w:p w:rsidR="00000000" w:rsidDel="00000000" w:rsidP="00000000" w:rsidRDefault="00000000" w:rsidRPr="00000000" w14:paraId="000009FA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  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88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return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6666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0</w:t>
          </w: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;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6"/>
      </w:sdtPr>
      <w:sdtContent>
        <w:p w:rsidR="00000000" w:rsidDel="00000000" w:rsidP="00000000" w:rsidRDefault="00000000" w:rsidRPr="00000000" w14:paraId="000009FB">
          <w:pPr>
            <w:keepNext w:val="0"/>
            <w:keepLines w:val="0"/>
            <w:pageBreakBefore w:val="0"/>
            <w:widowControl w:val="1"/>
            <w:pBdr>
              <w:top w:color="888888" w:space="2" w:sz="6" w:val="single"/>
              <w:left w:color="888888" w:space="2" w:sz="6" w:val="single"/>
              <w:bottom w:color="888888" w:space="2" w:sz="6" w:val="single"/>
              <w:right w:color="888888" w:space="2" w:sz="6" w:val="single"/>
              <w:between w:space="0" w:sz="0" w:val="nil"/>
            </w:pBdr>
            <w:shd w:fill="auto" w:val="clear"/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before="0" w:line="240" w:lineRule="auto"/>
            <w:ind w:left="0" w:right="0" w:firstLine="0"/>
            <w:jc w:val="center"/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000000"/>
              <w:sz w:val="17"/>
              <w:szCs w:val="17"/>
              <w:u w:val="none"/>
              <w:shd w:fill="auto" w:val="clear"/>
              <w:vertAlign w:val="baseline"/>
            </w:rPr>
            <w:pPrChange w:author="Vũ Ngọc Tú" w:id="0" w:date="2022-03-15T14:59:34Z">
              <w:pPr>
                <w:keepNext w:val="0"/>
                <w:keepLines w:val="0"/>
                <w:pageBreakBefore w:val="0"/>
                <w:widowControl w:val="1"/>
                <w:pBdr>
                  <w:top w:color="888888" w:space="2" w:sz="6" w:val="single"/>
                  <w:left w:color="888888" w:space="2" w:sz="6" w:val="single"/>
                  <w:bottom w:color="888888" w:space="2" w:sz="6" w:val="single"/>
                  <w:right w:color="888888" w:space="2" w:sz="6" w:val="single"/>
                  <w:between w:space="0" w:sz="0" w:val="nil"/>
                </w:pBdr>
                <w:shd w:fill="auto" w:val="clear"/>
                <w:tabs>
                  <w:tab w:val="left" w:pos="916"/>
                  <w:tab w:val="left" w:pos="1832"/>
                  <w:tab w:val="left" w:pos="2748"/>
                  <w:tab w:val="left" w:pos="3664"/>
                  <w:tab w:val="left" w:pos="4580"/>
                  <w:tab w:val="left" w:pos="5496"/>
                  <w:tab w:val="left" w:pos="6412"/>
                  <w:tab w:val="left" w:pos="7328"/>
                  <w:tab w:val="left" w:pos="8244"/>
                  <w:tab w:val="left" w:pos="9160"/>
                  <w:tab w:val="left" w:pos="10076"/>
                  <w:tab w:val="left" w:pos="10992"/>
                  <w:tab w:val="left" w:pos="11908"/>
                  <w:tab w:val="left" w:pos="12824"/>
                  <w:tab w:val="left" w:pos="13740"/>
                  <w:tab w:val="left" w:pos="14656"/>
                </w:tabs>
                <w:spacing w:after="0" w:before="0" w:line="240" w:lineRule="auto"/>
                <w:ind w:left="0" w:right="0" w:firstLine="0"/>
                <w:jc w:val="left"/>
              </w:pPr>
            </w:pPrChange>
          </w:pPr>
          <w:r w:rsidDel="00000000" w:rsidR="00000000" w:rsidRPr="00000000">
            <w:rPr>
              <w:rFonts w:ascii="Consolas" w:cs="Consolas" w:eastAsia="Consolas" w:hAnsi="Consolas"/>
              <w:b w:val="0"/>
              <w:i w:val="0"/>
              <w:smallCaps w:val="0"/>
              <w:strike w:val="0"/>
              <w:color w:val="666600"/>
              <w:sz w:val="17"/>
              <w:szCs w:val="17"/>
              <w:u w:val="none"/>
              <w:shd w:fill="auto" w:val="clear"/>
              <w:vertAlign w:val="baseline"/>
              <w:rtl w:val="0"/>
            </w:rPr>
            <w:t xml:space="preserve">}</w:t>
          </w: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7"/>
      </w:sdtPr>
      <w:sdtContent>
        <w:p w:rsidR="00000000" w:rsidDel="00000000" w:rsidP="00000000" w:rsidRDefault="00000000" w:rsidRPr="00000000" w14:paraId="000009FC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8"/>
      </w:sdtPr>
      <w:sdtContent>
        <w:p w:rsidR="00000000" w:rsidDel="00000000" w:rsidP="00000000" w:rsidRDefault="00000000" w:rsidRPr="00000000" w14:paraId="000009FD">
          <w:pPr>
            <w:jc w:val="center"/>
            <w:rPr>
              <w:rFonts w:ascii="Verdana" w:cs="Verdana" w:eastAsia="Verdana" w:hAnsi="Verdana"/>
              <w:color w:val="3e3e3e"/>
              <w:sz w:val="144"/>
              <w:szCs w:val="144"/>
              <w:highlight w:val="white"/>
            </w:rPr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39"/>
      </w:sdtPr>
      <w:sdtContent>
        <w:p w:rsidR="00000000" w:rsidDel="00000000" w:rsidP="00000000" w:rsidRDefault="00000000" w:rsidRPr="00000000" w14:paraId="000009FE">
          <w:pPr>
            <w:jc w:val="center"/>
            <w:rPr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40"/>
      </w:sdtPr>
      <w:sdtContent>
        <w:p w:rsidR="00000000" w:rsidDel="00000000" w:rsidP="00000000" w:rsidRDefault="00000000" w:rsidRPr="00000000" w14:paraId="000009FF">
          <w:pPr>
            <w:jc w:val="center"/>
            <w:rPr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41"/>
      </w:sdtPr>
      <w:sdtContent>
        <w:p w:rsidR="00000000" w:rsidDel="00000000" w:rsidP="00000000" w:rsidRDefault="00000000" w:rsidRPr="00000000" w14:paraId="00000A00">
          <w:pPr>
            <w:jc w:val="center"/>
            <w:rPr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42"/>
      </w:sdtPr>
      <w:sdtContent>
        <w:p w:rsidR="00000000" w:rsidDel="00000000" w:rsidP="00000000" w:rsidRDefault="00000000" w:rsidRPr="00000000" w14:paraId="00000A01">
          <w:pPr>
            <w:jc w:val="center"/>
            <w:rPr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43"/>
      </w:sdtPr>
      <w:sdtContent>
        <w:p w:rsidR="00000000" w:rsidDel="00000000" w:rsidP="00000000" w:rsidRDefault="00000000" w:rsidRPr="00000000" w14:paraId="00000A02">
          <w:pPr>
            <w:jc w:val="center"/>
            <w:rPr>
              <w:rFonts w:ascii="Verdana" w:cs="Verdana" w:eastAsia="Verdana" w:hAnsi="Verdana"/>
              <w:color w:val="3e3e3e"/>
              <w:sz w:val="20"/>
              <w:szCs w:val="20"/>
              <w:highlight w:val="white"/>
            </w:rPr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44"/>
      </w:sdtPr>
      <w:sdtContent>
        <w:p w:rsidR="00000000" w:rsidDel="00000000" w:rsidP="00000000" w:rsidRDefault="00000000" w:rsidRPr="00000000" w14:paraId="00000A03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dt>
      <w:sdtPr>
        <w:tag w:val="goog_rdk_4745"/>
      </w:sdtPr>
      <w:sdtContent>
        <w:p w:rsidR="00000000" w:rsidDel="00000000" w:rsidP="00000000" w:rsidRDefault="00000000" w:rsidRPr="00000000" w14:paraId="00000A04">
          <w:pPr>
            <w:jc w:val="center"/>
            <w:rPr/>
            <w:pPrChange w:author="Vũ Ngọc Tú" w:id="0" w:date="2022-03-15T14:59:34Z">
              <w:pPr/>
            </w:pPrChange>
          </w:pPr>
          <w:r w:rsidDel="00000000" w:rsidR="00000000" w:rsidRPr="00000000">
            <w:rPr>
              <w:rtl w:val="0"/>
            </w:rPr>
          </w:r>
        </w:p>
      </w:sdtContent>
    </w:sdt>
    <w:sectPr>
      <w:pgSz w:h="15840" w:w="12240" w:orient="portrait"/>
      <w:pgMar w:bottom="1502.3622047244107" w:top="1440" w:left="1440" w:right="1440" w:header="720" w:footer="720"/>
      <w:pgNumType w:start="1"/>
      <w:sectPrChange w:author="Tính Lê" w:id="0" w:date="2022-03-09T01:17:23Z">
        <w:sectPr w:rsidR="000000" w:rsidDel="000000" w:rsidRPr="000000" w:rsidSect="000000">
          <w:pgMar w:bottom="1440" w:top="1440" w:left="1440" w:right="1440" w:header="720" w:footer="720"/>
          <w:pgNumType w:start="1"/>
          <w:pgSz w:h="15840" w:w="12240" w:orient="portrait"/>
        </w:sectPr>
      </w:sectPrChange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guyen Bao Trung (K16 DN)" w:id="0" w:date="2022-03-13T10:45:28Z">
    <w:sdt>
      <w:sdtPr>
        <w:tag w:val="goog_rdk_4901"/>
      </w:sdtPr>
      <w:sdtContent>
        <w:p w:rsidR="00000000" w:rsidDel="00000000" w:rsidP="00000000" w:rsidRDefault="00000000" w:rsidRPr="00000000" w14:paraId="00000A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ins w:author="Nguyen The Anh (K16 HCM)" w:id="105" w:date="2022-03-15T14:56:34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4900"/>
            </w:sdtPr>
            <w:sdtContent>
              <w:ins w:author="Nguyen The Anh (K16 HCM)" w:id="105" w:date="2022-03-15T14:56:34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xóa chữ A đi bạn ơi</w:t>
                </w:r>
              </w:ins>
            </w:sdtContent>
          </w:sdt>
        </w:p>
      </w:sdtContent>
    </w:sdt>
  </w:comment>
  <w:comment w:author="Thanh Đức" w:id="1" w:date="2022-03-12T14:45:51Z">
    <w:sdt>
      <w:sdtPr>
        <w:tag w:val="goog_rdk_4903"/>
      </w:sdtPr>
      <w:sdtContent>
        <w:p w:rsidR="00000000" w:rsidDel="00000000" w:rsidP="00000000" w:rsidRDefault="00000000" w:rsidRPr="00000000" w14:paraId="00000A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ins w:author="Nguyen The Anh (K16 HCM)" w:id="105" w:date="2022-03-15T14:56:34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4902"/>
            </w:sdtPr>
            <w:sdtContent>
              <w:ins w:author="Nguyen The Anh (K16 HCM)" w:id="105" w:date="2022-03-15T14:56:34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n != 0</w:t>
                </w:r>
              </w:ins>
            </w:sdtContent>
          </w:sdt>
        </w:p>
      </w:sdtContent>
    </w:sdt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A3E" w15:done="0"/>
  <w15:commentEx w15:paraId="00000A3F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nsolas"/>
  <w:font w:name="Verdana"/>
  <w:font w:name="Courier New"/>
  <w:font w:name="inheri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spacing w:after="60" w:before="240" w:line="276" w:lineRule="auto"/>
    </w:pPr>
    <w:rPr>
      <w:rFonts w:ascii="Calibri" w:cs="Calibri" w:eastAsia="Calibri" w:hAnsi="Calibri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pPr>
      <w:spacing w:after="160" w:line="259" w:lineRule="auto"/>
    </w:pPr>
    <w:rPr>
      <w:rFonts w:asciiTheme="minorHAnsi" w:cstheme="minorBidi" w:eastAsiaTheme="minorHAnsi" w:hAnsiTheme="minorHAnsi"/>
      <w:sz w:val="22"/>
      <w:szCs w:val="22"/>
      <w:lang w:bidi="ar-SA" w:eastAsia="en-US" w:val="en-US"/>
    </w:rPr>
  </w:style>
  <w:style w:type="paragraph" w:styleId="2">
    <w:name w:val="heading 2"/>
    <w:basedOn w:val="1"/>
    <w:next w:val="1"/>
    <w:link w:val="13"/>
    <w:uiPriority w:val="9"/>
    <w:unhideWhenUsed w:val="1"/>
    <w:qFormat w:val="1"/>
    <w:pPr>
      <w:keepNext w:val="1"/>
      <w:spacing w:after="60" w:before="240" w:line="276" w:lineRule="auto"/>
      <w:outlineLvl w:val="1"/>
    </w:pPr>
    <w:rPr>
      <w:rFonts w:asciiTheme="majorHAnsi" w:cstheme="majorBidi" w:eastAsiaTheme="majorEastAsia" w:hAnsiTheme="majorHAnsi"/>
      <w:b w:val="1"/>
      <w:bCs w:val="1"/>
      <w:i w:val="1"/>
      <w:iCs w:val="1"/>
      <w:sz w:val="28"/>
      <w:szCs w:val="28"/>
    </w:rPr>
  </w:style>
  <w:style w:type="paragraph" w:styleId="3">
    <w:name w:val="heading 3"/>
    <w:basedOn w:val="1"/>
    <w:next w:val="1"/>
    <w:link w:val="15"/>
    <w:uiPriority w:val="9"/>
    <w:qFormat w:val="1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4" w:default="1">
    <w:name w:val="Default Paragraph Font"/>
    <w:uiPriority w:val="1"/>
    <w:semiHidden w:val="1"/>
    <w:unhideWhenUsed w:val="1"/>
  </w:style>
  <w:style w:type="table" w:styleId="5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6">
    <w:name w:val="HTML Code"/>
    <w:basedOn w:val="4"/>
    <w:uiPriority w:val="99"/>
    <w:semiHidden w:val="1"/>
    <w:unhideWhenUsed w:val="1"/>
    <w:rPr>
      <w:rFonts w:ascii="Courier New" w:cs="Courier New" w:eastAsia="Times New Roman" w:hAnsi="Courier New"/>
      <w:sz w:val="20"/>
      <w:szCs w:val="20"/>
    </w:rPr>
  </w:style>
  <w:style w:type="paragraph" w:styleId="7">
    <w:name w:val="HTML Preformatted"/>
    <w:basedOn w:val="1"/>
    <w:link w:val="11"/>
    <w:uiPriority w:val="99"/>
    <w:unhideWhenUsed w:val="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 w:eastAsiaTheme="minorEastAsia"/>
      <w:sz w:val="20"/>
      <w:szCs w:val="20"/>
    </w:rPr>
  </w:style>
  <w:style w:type="character" w:styleId="8">
    <w:name w:val="HTML Sample"/>
    <w:basedOn w:val="4"/>
    <w:uiPriority w:val="99"/>
    <w:semiHidden w:val="1"/>
    <w:unhideWhenUsed w:val="1"/>
    <w:rPr>
      <w:rFonts w:ascii="Courier New" w:cs="Courier New" w:eastAsia="Times New Roman" w:hAnsi="Courier New"/>
    </w:rPr>
  </w:style>
  <w:style w:type="character" w:styleId="9">
    <w:name w:val="Hyperlink"/>
    <w:basedOn w:val="4"/>
    <w:uiPriority w:val="99"/>
    <w:unhideWhenUsed w:val="1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basedOn w:val="1"/>
    <w:uiPriority w:val="99"/>
    <w:semiHidden w:val="1"/>
    <w:unhideWhenUsed w:val="1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character" w:styleId="11" w:customStyle="1">
    <w:name w:val="HTML Preformatted Char"/>
    <w:basedOn w:val="4"/>
    <w:link w:val="7"/>
    <w:uiPriority w:val="99"/>
    <w:rPr>
      <w:rFonts w:ascii="Courier New" w:cs="Courier New" w:hAnsi="Courier New" w:eastAsiaTheme="minorEastAsia"/>
      <w:sz w:val="20"/>
      <w:szCs w:val="20"/>
    </w:rPr>
  </w:style>
  <w:style w:type="character" w:styleId="12" w:customStyle="1">
    <w:name w:val="Unresolved Mention"/>
    <w:basedOn w:val="4"/>
    <w:uiPriority w:val="99"/>
    <w:semiHidden w:val="1"/>
    <w:unhideWhenUsed w:val="1"/>
    <w:rPr>
      <w:color w:val="605e5c"/>
      <w:shd w:color="auto" w:fill="e1dfdd" w:val="clear"/>
    </w:rPr>
  </w:style>
  <w:style w:type="character" w:styleId="13" w:customStyle="1">
    <w:name w:val="Heading 2 Char"/>
    <w:basedOn w:val="4"/>
    <w:link w:val="2"/>
    <w:uiPriority w:val="9"/>
    <w:rPr>
      <w:rFonts w:asciiTheme="majorHAnsi" w:cstheme="majorBidi" w:eastAsiaTheme="majorEastAsia" w:hAnsiTheme="majorHAnsi"/>
      <w:b w:val="1"/>
      <w:bCs w:val="1"/>
      <w:i w:val="1"/>
      <w:iCs w:val="1"/>
      <w:sz w:val="28"/>
      <w:szCs w:val="28"/>
    </w:rPr>
  </w:style>
  <w:style w:type="paragraph" w:styleId="14">
    <w:name w:val="List Paragraph"/>
    <w:basedOn w:val="1"/>
    <w:uiPriority w:val="34"/>
    <w:qFormat w:val="1"/>
    <w:pPr>
      <w:spacing w:after="200" w:line="276" w:lineRule="auto"/>
      <w:ind w:left="720"/>
      <w:contextualSpacing w:val="1"/>
    </w:pPr>
    <w:rPr>
      <w:rFonts w:ascii="Calibri" w:cs="Times New Roman" w:eastAsia="Calibri" w:hAnsi="Calibri"/>
    </w:rPr>
  </w:style>
  <w:style w:type="character" w:styleId="15" w:customStyle="1">
    <w:name w:val="Heading 3 Char"/>
    <w:basedOn w:val="4"/>
    <w:link w:val="3"/>
    <w:uiPriority w:val="9"/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character" w:styleId="16" w:customStyle="1">
    <w:name w:val="hljs-meta"/>
    <w:basedOn w:val="4"/>
    <w:uiPriority w:val="0"/>
  </w:style>
  <w:style w:type="character" w:styleId="17" w:customStyle="1">
    <w:name w:val="hljs-meta-keyword"/>
    <w:basedOn w:val="4"/>
    <w:uiPriority w:val="0"/>
  </w:style>
  <w:style w:type="character" w:styleId="18" w:customStyle="1">
    <w:name w:val="hljs-meta-string"/>
    <w:basedOn w:val="4"/>
    <w:uiPriority w:val="0"/>
  </w:style>
  <w:style w:type="character" w:styleId="19" w:customStyle="1">
    <w:name w:val="hljs-function"/>
    <w:basedOn w:val="4"/>
    <w:uiPriority w:val="0"/>
  </w:style>
  <w:style w:type="character" w:styleId="20" w:customStyle="1">
    <w:name w:val="hljs-keyword"/>
    <w:basedOn w:val="4"/>
    <w:uiPriority w:val="0"/>
  </w:style>
  <w:style w:type="character" w:styleId="21" w:customStyle="1">
    <w:name w:val="hljs-title"/>
    <w:basedOn w:val="4"/>
    <w:uiPriority w:val="0"/>
  </w:style>
  <w:style w:type="character" w:styleId="22" w:customStyle="1">
    <w:name w:val="hljs-params"/>
    <w:basedOn w:val="4"/>
    <w:uiPriority w:val="0"/>
  </w:style>
  <w:style w:type="character" w:styleId="23" w:customStyle="1">
    <w:name w:val="hljs-built_in"/>
    <w:basedOn w:val="4"/>
    <w:uiPriority w:val="0"/>
  </w:style>
  <w:style w:type="character" w:styleId="24" w:customStyle="1">
    <w:name w:val="hljs-string"/>
    <w:basedOn w:val="4"/>
    <w:uiPriority w:val="0"/>
  </w:style>
  <w:style w:type="character" w:styleId="25" w:customStyle="1">
    <w:name w:val="hljs-number"/>
    <w:basedOn w:val="4"/>
    <w:uiPriority w:val="0"/>
  </w:style>
  <w:style w:type="paragraph" w:styleId="26" w:customStyle="1">
    <w:name w:val="msonormal"/>
    <w:basedOn w:val="1"/>
    <w:uiPriority w:val="0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</w:rPr>
  </w:style>
  <w:style w:type="character" w:styleId="27" w:customStyle="1">
    <w:name w:val="hljs-comment"/>
    <w:basedOn w:val="4"/>
    <w:uiPriority w:val="0"/>
  </w:style>
  <w:style w:type="character" w:styleId="28" w:customStyle="1">
    <w:name w:val="downloadsection-3dlwuo"/>
    <w:basedOn w:val="4"/>
    <w:uiPriority w:val="0"/>
  </w:style>
  <w:style w:type="character" w:styleId="29" w:customStyle="1">
    <w:name w:val="hljs-literal"/>
    <w:basedOn w:val="4"/>
    <w:uiPriority w:val="0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13.png"/><Relationship Id="rId22" Type="http://schemas.openxmlformats.org/officeDocument/2006/relationships/image" Target="media/image8.png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3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6" Type="http://schemas.openxmlformats.org/officeDocument/2006/relationships/styles" Target="styles.xml"/><Relationship Id="rId18" Type="http://schemas.openxmlformats.org/officeDocument/2006/relationships/image" Target="media/image4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RysxkqQgUFnTb0vd+gBdulsNdQ==">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2021-10-28T16:04:00Z</dcterms:created>
  <dc:creator>Phi Lê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FC7F47823E314C5CB34B1E874654C95F</vt:lpwstr>
  </property>
</Properties>
</file>